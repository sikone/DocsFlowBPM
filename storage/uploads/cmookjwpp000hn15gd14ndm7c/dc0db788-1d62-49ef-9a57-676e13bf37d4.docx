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BF0DBE" w14:textId="77777777" w:rsidR="00731D02" w:rsidRPr="001F0DC2" w:rsidRDefault="00731D02" w:rsidP="001F0DC2">
      <w:pPr>
        <w:ind w:left="-567" w:right="-336" w:firstLine="709"/>
        <w:contextualSpacing/>
        <w:jc w:val="center"/>
        <w:rPr>
          <w:rFonts w:ascii="Times New Roman" w:hAnsi="Times New Roman"/>
          <w:b/>
          <w:sz w:val="21"/>
          <w:szCs w:val="21"/>
        </w:rPr>
      </w:pPr>
      <w:r w:rsidRPr="001F0DC2">
        <w:rPr>
          <w:rFonts w:ascii="Times New Roman" w:hAnsi="Times New Roman"/>
          <w:b/>
          <w:sz w:val="21"/>
          <w:szCs w:val="21"/>
        </w:rPr>
        <w:t>СОГЛАШЕНИЕ</w:t>
      </w:r>
    </w:p>
    <w:p w14:paraId="217F002D" w14:textId="77777777" w:rsidR="00731D02" w:rsidRPr="001F0DC2" w:rsidRDefault="002638F7" w:rsidP="001F0DC2">
      <w:pPr>
        <w:ind w:left="-567" w:right="-336" w:firstLine="709"/>
        <w:contextualSpacing/>
        <w:jc w:val="center"/>
        <w:rPr>
          <w:rFonts w:ascii="Times New Roman" w:hAnsi="Times New Roman"/>
          <w:b/>
          <w:sz w:val="21"/>
          <w:szCs w:val="21"/>
        </w:rPr>
      </w:pPr>
      <w:r w:rsidRPr="001F0DC2">
        <w:rPr>
          <w:rFonts w:ascii="Times New Roman" w:hAnsi="Times New Roman"/>
          <w:b/>
          <w:sz w:val="21"/>
          <w:szCs w:val="21"/>
        </w:rPr>
        <w:t>ОБ ИСПОЛЬЗОВАНИИ ЭЛЕКТРОННОГО ДОКУМЕНТООБОРОТА</w:t>
      </w:r>
    </w:p>
    <w:p w14:paraId="20368322" w14:textId="77777777" w:rsidR="00731D02" w:rsidRPr="001F0DC2" w:rsidRDefault="00731D02" w:rsidP="001F0DC2">
      <w:pPr>
        <w:ind w:left="-567" w:right="-336" w:firstLine="709"/>
        <w:contextualSpacing/>
        <w:jc w:val="center"/>
        <w:rPr>
          <w:rFonts w:ascii="Times New Roman" w:hAnsi="Times New Roman"/>
          <w:sz w:val="21"/>
          <w:szCs w:val="21"/>
        </w:rPr>
      </w:pPr>
    </w:p>
    <w:p w14:paraId="66517F73" w14:textId="3DAC1C52" w:rsidR="00731D02" w:rsidRPr="001F0DC2" w:rsidRDefault="00731D02" w:rsidP="001F0DC2">
      <w:pPr>
        <w:ind w:left="-567" w:right="-336"/>
        <w:contextualSpacing/>
        <w:jc w:val="right"/>
        <w:rPr>
          <w:rFonts w:ascii="Times New Roman" w:hAnsi="Times New Roman"/>
          <w:sz w:val="21"/>
          <w:szCs w:val="21"/>
        </w:rPr>
      </w:pPr>
      <w:r w:rsidRPr="001F0DC2">
        <w:rPr>
          <w:rFonts w:ascii="Times New Roman" w:hAnsi="Times New Roman"/>
          <w:sz w:val="21"/>
          <w:szCs w:val="21"/>
        </w:rPr>
        <w:t>г.</w:t>
      </w:r>
      <w:r w:rsidR="00AE7616" w:rsidRPr="001F0DC2">
        <w:rPr>
          <w:rFonts w:ascii="Times New Roman" w:hAnsi="Times New Roman"/>
          <w:sz w:val="21"/>
          <w:szCs w:val="21"/>
        </w:rPr>
        <w:t xml:space="preserve"> </w:t>
      </w:r>
      <w:r w:rsidR="0062546A">
        <w:rPr>
          <w:rFonts w:ascii="Times New Roman" w:hAnsi="Times New Roman"/>
          <w:sz w:val="21"/>
          <w:szCs w:val="21"/>
        </w:rPr>
        <w:t>Москва</w:t>
      </w:r>
      <w:r w:rsidRPr="001F0DC2">
        <w:rPr>
          <w:rFonts w:ascii="Times New Roman" w:hAnsi="Times New Roman"/>
          <w:sz w:val="21"/>
          <w:szCs w:val="21"/>
        </w:rPr>
        <w:t xml:space="preserve"> </w:t>
      </w:r>
      <w:r w:rsidRPr="001F0DC2">
        <w:rPr>
          <w:rFonts w:ascii="Times New Roman" w:hAnsi="Times New Roman"/>
          <w:sz w:val="21"/>
          <w:szCs w:val="21"/>
        </w:rPr>
        <w:tab/>
      </w:r>
      <w:r w:rsidR="002638F7" w:rsidRPr="001F0DC2">
        <w:rPr>
          <w:rFonts w:ascii="Times New Roman" w:hAnsi="Times New Roman"/>
          <w:sz w:val="21"/>
          <w:szCs w:val="21"/>
        </w:rPr>
        <w:tab/>
      </w:r>
      <w:r w:rsidRPr="001F0DC2">
        <w:rPr>
          <w:rFonts w:ascii="Times New Roman" w:hAnsi="Times New Roman"/>
          <w:sz w:val="21"/>
          <w:szCs w:val="21"/>
        </w:rPr>
        <w:tab/>
      </w:r>
      <w:r w:rsidRPr="001F0DC2">
        <w:rPr>
          <w:rFonts w:ascii="Times New Roman" w:hAnsi="Times New Roman"/>
          <w:sz w:val="21"/>
          <w:szCs w:val="21"/>
        </w:rPr>
        <w:tab/>
      </w:r>
      <w:r w:rsidRPr="001F0DC2">
        <w:rPr>
          <w:rFonts w:ascii="Times New Roman" w:hAnsi="Times New Roman"/>
          <w:sz w:val="21"/>
          <w:szCs w:val="21"/>
        </w:rPr>
        <w:tab/>
      </w:r>
      <w:r w:rsidRPr="001F0DC2">
        <w:rPr>
          <w:rFonts w:ascii="Times New Roman" w:hAnsi="Times New Roman"/>
          <w:sz w:val="21"/>
          <w:szCs w:val="21"/>
        </w:rPr>
        <w:tab/>
      </w:r>
      <w:r w:rsidR="00287CFB" w:rsidRPr="001F0DC2">
        <w:rPr>
          <w:rFonts w:ascii="Times New Roman" w:hAnsi="Times New Roman"/>
          <w:sz w:val="21"/>
          <w:szCs w:val="21"/>
        </w:rPr>
        <w:tab/>
      </w:r>
      <w:r w:rsidR="00C56348">
        <w:rPr>
          <w:rFonts w:ascii="Times New Roman" w:hAnsi="Times New Roman"/>
          <w:sz w:val="21"/>
          <w:szCs w:val="21"/>
        </w:rPr>
        <w:t xml:space="preserve">                          </w:t>
      </w:r>
      <w:proofErr w:type="gramStart"/>
      <w:r w:rsidR="00C56348">
        <w:rPr>
          <w:rFonts w:ascii="Times New Roman" w:hAnsi="Times New Roman"/>
          <w:sz w:val="21"/>
          <w:szCs w:val="21"/>
        </w:rPr>
        <w:t xml:space="preserve">  </w:t>
      </w:r>
      <w:r w:rsidR="00287CFB" w:rsidRPr="001F0DC2">
        <w:rPr>
          <w:rFonts w:ascii="Times New Roman" w:hAnsi="Times New Roman"/>
          <w:sz w:val="21"/>
          <w:szCs w:val="21"/>
        </w:rPr>
        <w:t xml:space="preserve"> «</w:t>
      </w:r>
      <w:proofErr w:type="gramEnd"/>
      <w:ins w:id="0" w:author="Denis Semenov" w:date="2026-05-02T20:45:00Z" w16du:dateUtc="2026-05-02T16:45:00Z">
        <w:r w:rsidR="00F507C3">
          <w:rPr>
            <w:rFonts w:ascii="Times New Roman" w:hAnsi="Times New Roman"/>
            <w:sz w:val="21"/>
            <w:szCs w:val="21"/>
          </w:rPr>
          <w:t>4</w:t>
        </w:r>
      </w:ins>
      <w:r w:rsidRPr="001F0DC2">
        <w:rPr>
          <w:rFonts w:ascii="Times New Roman" w:hAnsi="Times New Roman"/>
          <w:sz w:val="21"/>
          <w:szCs w:val="21"/>
        </w:rPr>
        <w:t xml:space="preserve">» </w:t>
      </w:r>
      <w:del w:id="1" w:author="Denis Semenov" w:date="2026-05-02T20:45:00Z" w16du:dateUtc="2026-05-02T16:45:00Z">
        <w:r w:rsidR="006C4793" w:rsidDel="00F507C3">
          <w:rPr>
            <w:rFonts w:ascii="Times New Roman" w:hAnsi="Times New Roman"/>
            <w:sz w:val="21"/>
            <w:szCs w:val="21"/>
          </w:rPr>
          <w:delText xml:space="preserve">апреля </w:delText>
        </w:r>
      </w:del>
      <w:ins w:id="2" w:author="Denis Semenov" w:date="2026-05-02T20:45:00Z" w16du:dateUtc="2026-05-02T16:45:00Z">
        <w:r w:rsidR="00F507C3">
          <w:rPr>
            <w:rFonts w:ascii="Times New Roman" w:hAnsi="Times New Roman"/>
            <w:sz w:val="21"/>
            <w:szCs w:val="21"/>
          </w:rPr>
          <w:t>мая</w:t>
        </w:r>
        <w:r w:rsidR="00F507C3">
          <w:rPr>
            <w:rFonts w:ascii="Times New Roman" w:hAnsi="Times New Roman"/>
            <w:sz w:val="21"/>
            <w:szCs w:val="21"/>
          </w:rPr>
          <w:t xml:space="preserve"> </w:t>
        </w:r>
      </w:ins>
      <w:proofErr w:type="gramStart"/>
      <w:r w:rsidR="00C56348">
        <w:rPr>
          <w:rFonts w:ascii="Times New Roman" w:hAnsi="Times New Roman"/>
          <w:sz w:val="21"/>
          <w:szCs w:val="21"/>
        </w:rPr>
        <w:t>20</w:t>
      </w:r>
      <w:r w:rsidR="006C4793">
        <w:rPr>
          <w:rFonts w:ascii="Times New Roman" w:hAnsi="Times New Roman"/>
          <w:sz w:val="21"/>
          <w:szCs w:val="21"/>
        </w:rPr>
        <w:t>26</w:t>
      </w:r>
      <w:r w:rsidRPr="001F0DC2">
        <w:rPr>
          <w:rFonts w:ascii="Times New Roman" w:hAnsi="Times New Roman"/>
          <w:sz w:val="21"/>
          <w:szCs w:val="21"/>
        </w:rPr>
        <w:t xml:space="preserve">  г.</w:t>
      </w:r>
      <w:proofErr w:type="gramEnd"/>
    </w:p>
    <w:p w14:paraId="5F933F49" w14:textId="77777777" w:rsidR="00731D02" w:rsidRPr="001F0DC2" w:rsidRDefault="00731D02" w:rsidP="001F0DC2">
      <w:pPr>
        <w:ind w:left="-567" w:right="-336" w:firstLine="709"/>
        <w:contextualSpacing/>
        <w:jc w:val="both"/>
        <w:rPr>
          <w:rFonts w:ascii="Times New Roman" w:hAnsi="Times New Roman"/>
          <w:sz w:val="21"/>
          <w:szCs w:val="21"/>
        </w:rPr>
      </w:pPr>
    </w:p>
    <w:p w14:paraId="2EEFAB90" w14:textId="6936F05E" w:rsidR="00731D02" w:rsidRPr="00C56348" w:rsidRDefault="00731D02" w:rsidP="00C56348">
      <w:pPr>
        <w:ind w:left="-567" w:right="-336" w:firstLine="709"/>
        <w:contextualSpacing/>
        <w:jc w:val="both"/>
        <w:rPr>
          <w:rFonts w:ascii="Times New Roman" w:hAnsi="Times New Roman"/>
          <w:sz w:val="21"/>
          <w:szCs w:val="21"/>
        </w:rPr>
      </w:pPr>
      <w:r w:rsidRPr="001F0DC2">
        <w:rPr>
          <w:rFonts w:ascii="Times New Roman" w:hAnsi="Times New Roman"/>
          <w:b/>
          <w:sz w:val="21"/>
          <w:szCs w:val="21"/>
        </w:rPr>
        <w:t>Общество с ограниченной ответственностью «</w:t>
      </w:r>
      <w:r w:rsidR="00A01E22">
        <w:rPr>
          <w:rFonts w:ascii="Times New Roman" w:hAnsi="Times New Roman"/>
          <w:b/>
          <w:sz w:val="21"/>
          <w:szCs w:val="21"/>
        </w:rPr>
        <w:t>Качественная печать доступна</w:t>
      </w:r>
      <w:r w:rsidRPr="001F0DC2">
        <w:rPr>
          <w:rFonts w:ascii="Times New Roman" w:hAnsi="Times New Roman"/>
          <w:b/>
          <w:sz w:val="21"/>
          <w:szCs w:val="21"/>
        </w:rPr>
        <w:t>»</w:t>
      </w:r>
      <w:r w:rsidR="0090202F">
        <w:rPr>
          <w:rFonts w:ascii="Times New Roman" w:hAnsi="Times New Roman"/>
          <w:b/>
          <w:sz w:val="21"/>
          <w:szCs w:val="21"/>
        </w:rPr>
        <w:t xml:space="preserve"> (ООО «</w:t>
      </w:r>
      <w:r w:rsidR="00A01E22">
        <w:rPr>
          <w:rFonts w:ascii="Times New Roman" w:hAnsi="Times New Roman"/>
          <w:b/>
          <w:sz w:val="21"/>
          <w:szCs w:val="21"/>
        </w:rPr>
        <w:t>КПД</w:t>
      </w:r>
      <w:r w:rsidR="0090202F">
        <w:rPr>
          <w:rFonts w:ascii="Times New Roman" w:hAnsi="Times New Roman"/>
          <w:b/>
          <w:sz w:val="21"/>
          <w:szCs w:val="21"/>
        </w:rPr>
        <w:t>)</w:t>
      </w:r>
      <w:r w:rsidRPr="001F0DC2">
        <w:rPr>
          <w:rFonts w:ascii="Times New Roman" w:hAnsi="Times New Roman"/>
          <w:b/>
          <w:sz w:val="21"/>
          <w:szCs w:val="21"/>
        </w:rPr>
        <w:t>,</w:t>
      </w:r>
      <w:r w:rsidRPr="001F0DC2">
        <w:rPr>
          <w:rFonts w:ascii="Times New Roman" w:hAnsi="Times New Roman"/>
          <w:sz w:val="21"/>
          <w:szCs w:val="21"/>
        </w:rPr>
        <w:t xml:space="preserve"> именуемое в </w:t>
      </w:r>
      <w:r w:rsidR="00247342" w:rsidRPr="001F0DC2">
        <w:rPr>
          <w:rFonts w:ascii="Times New Roman" w:hAnsi="Times New Roman"/>
          <w:sz w:val="21"/>
          <w:szCs w:val="21"/>
        </w:rPr>
        <w:t>дальнейшем</w:t>
      </w:r>
      <w:r w:rsidR="00915F42" w:rsidRPr="001F0DC2">
        <w:rPr>
          <w:rFonts w:ascii="Times New Roman" w:hAnsi="Times New Roman"/>
          <w:sz w:val="21"/>
          <w:szCs w:val="21"/>
        </w:rPr>
        <w:t xml:space="preserve"> </w:t>
      </w:r>
      <w:r w:rsidR="002638F7" w:rsidRPr="001F0DC2">
        <w:rPr>
          <w:rFonts w:ascii="Times New Roman" w:hAnsi="Times New Roman"/>
          <w:sz w:val="21"/>
          <w:szCs w:val="21"/>
        </w:rPr>
        <w:t>«Сторон</w:t>
      </w:r>
      <w:r w:rsidR="002638F7" w:rsidRPr="00EE68FA">
        <w:rPr>
          <w:rFonts w:ascii="Times New Roman" w:hAnsi="Times New Roman"/>
          <w:sz w:val="21"/>
          <w:szCs w:val="21"/>
        </w:rPr>
        <w:t>а-1»,</w:t>
      </w:r>
      <w:r w:rsidRPr="00EE68FA">
        <w:rPr>
          <w:rFonts w:ascii="Times New Roman" w:hAnsi="Times New Roman"/>
          <w:sz w:val="21"/>
          <w:szCs w:val="21"/>
        </w:rPr>
        <w:t xml:space="preserve"> в лице </w:t>
      </w:r>
      <w:r w:rsidR="00A01E22">
        <w:rPr>
          <w:rFonts w:ascii="Times New Roman" w:hAnsi="Times New Roman"/>
          <w:sz w:val="21"/>
          <w:szCs w:val="21"/>
        </w:rPr>
        <w:t xml:space="preserve">в  лице генерального директора  </w:t>
      </w:r>
      <w:proofErr w:type="spellStart"/>
      <w:r w:rsidR="00642EAA">
        <w:rPr>
          <w:rFonts w:ascii="Times New Roman" w:hAnsi="Times New Roman"/>
          <w:sz w:val="21"/>
          <w:szCs w:val="21"/>
        </w:rPr>
        <w:t>Хазанкина</w:t>
      </w:r>
      <w:proofErr w:type="spellEnd"/>
      <w:r w:rsidR="00642EAA">
        <w:rPr>
          <w:rFonts w:ascii="Times New Roman" w:hAnsi="Times New Roman"/>
          <w:sz w:val="21"/>
          <w:szCs w:val="21"/>
        </w:rPr>
        <w:t xml:space="preserve"> Сергея Юрьевича</w:t>
      </w:r>
      <w:r w:rsidR="00A01E22">
        <w:rPr>
          <w:rFonts w:ascii="Times New Roman" w:hAnsi="Times New Roman"/>
          <w:sz w:val="21"/>
          <w:szCs w:val="21"/>
        </w:rPr>
        <w:t>, действующего на основании Устава</w:t>
      </w:r>
      <w:r w:rsidRPr="00EE68FA">
        <w:rPr>
          <w:rFonts w:ascii="Times New Roman" w:hAnsi="Times New Roman"/>
          <w:sz w:val="21"/>
          <w:szCs w:val="21"/>
        </w:rPr>
        <w:t xml:space="preserve">, </w:t>
      </w:r>
      <w:r w:rsidRPr="001F0DC2">
        <w:rPr>
          <w:rFonts w:ascii="Times New Roman" w:hAnsi="Times New Roman"/>
          <w:sz w:val="21"/>
          <w:szCs w:val="21"/>
        </w:rPr>
        <w:t>с одной стороны</w:t>
      </w:r>
      <w:r w:rsidR="004E3331">
        <w:rPr>
          <w:rFonts w:ascii="Times New Roman" w:hAnsi="Times New Roman"/>
          <w:sz w:val="21"/>
          <w:szCs w:val="21"/>
        </w:rPr>
        <w:t xml:space="preserve"> </w:t>
      </w:r>
      <w:r w:rsidRPr="001F0DC2">
        <w:rPr>
          <w:rFonts w:ascii="Times New Roman" w:hAnsi="Times New Roman"/>
          <w:sz w:val="21"/>
          <w:szCs w:val="21"/>
        </w:rPr>
        <w:t>и</w:t>
      </w:r>
      <w:r w:rsidR="00B636EB" w:rsidRPr="00E535EB">
        <w:rPr>
          <w:rFonts w:ascii="Times New Roman" w:hAnsi="Times New Roman"/>
          <w:b/>
          <w:sz w:val="21"/>
          <w:szCs w:val="21"/>
        </w:rPr>
        <w:t xml:space="preserve"> </w:t>
      </w:r>
      <w:bookmarkStart w:id="3" w:name="CustName1"/>
      <w:bookmarkEnd w:id="3"/>
      <w:r w:rsidR="006C4793">
        <w:rPr>
          <w:rFonts w:ascii="Times New Roman" w:hAnsi="Times New Roman"/>
          <w:b/>
          <w:sz w:val="21"/>
          <w:szCs w:val="21"/>
        </w:rPr>
        <w:t>ООО ПКО "</w:t>
      </w:r>
      <w:del w:id="4" w:author="Denis Semenov" w:date="2026-05-02T20:45:00Z" w16du:dateUtc="2026-05-02T16:45:00Z">
        <w:r w:rsidR="006C4793" w:rsidDel="00F507C3">
          <w:rPr>
            <w:rFonts w:ascii="Times New Roman" w:hAnsi="Times New Roman"/>
            <w:b/>
            <w:sz w:val="21"/>
            <w:szCs w:val="21"/>
          </w:rPr>
          <w:delText>РСВ</w:delText>
        </w:r>
      </w:del>
      <w:ins w:id="5" w:author="Denis Semenov" w:date="2026-05-02T20:45:00Z" w16du:dateUtc="2026-05-02T16:45:00Z">
        <w:r w:rsidR="00F507C3">
          <w:rPr>
            <w:rFonts w:ascii="Times New Roman" w:hAnsi="Times New Roman"/>
            <w:b/>
            <w:sz w:val="21"/>
            <w:szCs w:val="21"/>
          </w:rPr>
          <w:t>КЭФ</w:t>
        </w:r>
      </w:ins>
      <w:r w:rsidR="006C4793">
        <w:rPr>
          <w:rFonts w:ascii="Times New Roman" w:hAnsi="Times New Roman"/>
          <w:b/>
          <w:sz w:val="21"/>
          <w:szCs w:val="21"/>
        </w:rPr>
        <w:t>"</w:t>
      </w:r>
      <w:r w:rsidR="00B636EB" w:rsidRPr="00E535EB">
        <w:rPr>
          <w:rFonts w:ascii="Times New Roman" w:hAnsi="Times New Roman"/>
          <w:b/>
          <w:sz w:val="21"/>
          <w:szCs w:val="21"/>
        </w:rPr>
        <w:t xml:space="preserve"> </w:t>
      </w:r>
      <w:r w:rsidR="00FC0F5D" w:rsidRPr="001F0DC2">
        <w:rPr>
          <w:rFonts w:ascii="Times New Roman" w:hAnsi="Times New Roman"/>
          <w:sz w:val="21"/>
          <w:szCs w:val="21"/>
        </w:rPr>
        <w:t xml:space="preserve">, именуемое в дальнейшем </w:t>
      </w:r>
      <w:r w:rsidR="002638F7" w:rsidRPr="001F0DC2">
        <w:rPr>
          <w:rFonts w:ascii="Times New Roman" w:hAnsi="Times New Roman"/>
          <w:sz w:val="21"/>
          <w:szCs w:val="21"/>
        </w:rPr>
        <w:t>«Сторона-2»,</w:t>
      </w:r>
      <w:r w:rsidRPr="001F0DC2">
        <w:rPr>
          <w:rFonts w:ascii="Times New Roman" w:hAnsi="Times New Roman"/>
          <w:sz w:val="21"/>
          <w:szCs w:val="21"/>
        </w:rPr>
        <w:t xml:space="preserve"> в </w:t>
      </w:r>
      <w:r w:rsidR="00247342" w:rsidRPr="001F0DC2">
        <w:rPr>
          <w:rFonts w:ascii="Times New Roman" w:hAnsi="Times New Roman"/>
          <w:sz w:val="21"/>
          <w:szCs w:val="21"/>
        </w:rPr>
        <w:t xml:space="preserve">лице </w:t>
      </w:r>
      <w:r w:rsidR="006C4793">
        <w:rPr>
          <w:rFonts w:ascii="Times New Roman" w:hAnsi="Times New Roman"/>
          <w:sz w:val="21"/>
          <w:szCs w:val="21"/>
        </w:rPr>
        <w:t xml:space="preserve">генерального директора </w:t>
      </w:r>
      <w:del w:id="6" w:author="Denis Semenov" w:date="2026-05-02T20:45:00Z" w16du:dateUtc="2026-05-02T16:45:00Z">
        <w:r w:rsidR="006C4793" w:rsidDel="00F507C3">
          <w:rPr>
            <w:rFonts w:ascii="Times New Roman" w:hAnsi="Times New Roman"/>
            <w:sz w:val="21"/>
            <w:szCs w:val="21"/>
          </w:rPr>
          <w:delText>Никифорова Глеба Николаевича</w:delText>
        </w:r>
      </w:del>
      <w:ins w:id="7" w:author="Denis Semenov" w:date="2026-05-02T20:45:00Z" w16du:dateUtc="2026-05-02T16:45:00Z">
        <w:r w:rsidR="00F507C3">
          <w:rPr>
            <w:rFonts w:ascii="Times New Roman" w:hAnsi="Times New Roman"/>
            <w:sz w:val="21"/>
            <w:szCs w:val="21"/>
          </w:rPr>
          <w:t>Семендуева</w:t>
        </w:r>
      </w:ins>
      <w:r w:rsidR="00247342" w:rsidRPr="001F0DC2">
        <w:rPr>
          <w:rFonts w:ascii="Times New Roman" w:hAnsi="Times New Roman"/>
          <w:sz w:val="21"/>
          <w:szCs w:val="21"/>
        </w:rPr>
        <w:t xml:space="preserve">, действующего на основании </w:t>
      </w:r>
      <w:r w:rsidR="00FB54C9">
        <w:rPr>
          <w:rFonts w:ascii="Times New Roman" w:hAnsi="Times New Roman"/>
          <w:sz w:val="21"/>
          <w:szCs w:val="21"/>
        </w:rPr>
        <w:t>Устава</w:t>
      </w:r>
      <w:r w:rsidRPr="001F0DC2">
        <w:rPr>
          <w:rFonts w:ascii="Times New Roman" w:hAnsi="Times New Roman"/>
          <w:sz w:val="21"/>
          <w:szCs w:val="21"/>
        </w:rPr>
        <w:t xml:space="preserve">, с другой стороны, </w:t>
      </w:r>
      <w:r w:rsidR="00C06606" w:rsidRPr="001F0DC2">
        <w:rPr>
          <w:rFonts w:ascii="Times New Roman" w:hAnsi="Times New Roman"/>
          <w:sz w:val="21"/>
          <w:szCs w:val="21"/>
        </w:rPr>
        <w:t xml:space="preserve">по отдельности именуемые «Сторона», </w:t>
      </w:r>
      <w:r w:rsidRPr="001F0DC2">
        <w:rPr>
          <w:rFonts w:ascii="Times New Roman" w:hAnsi="Times New Roman"/>
          <w:sz w:val="21"/>
          <w:szCs w:val="21"/>
        </w:rPr>
        <w:t>совместно именуемые в дальнейшем «Стороны»</w:t>
      </w:r>
      <w:r w:rsidR="00FC0F5D" w:rsidRPr="001F0DC2">
        <w:rPr>
          <w:rFonts w:ascii="Times New Roman" w:hAnsi="Times New Roman"/>
          <w:sz w:val="21"/>
          <w:szCs w:val="21"/>
        </w:rPr>
        <w:t>, «Участники электронного документооборота»</w:t>
      </w:r>
      <w:r w:rsidR="00C56348">
        <w:rPr>
          <w:rFonts w:ascii="Times New Roman" w:hAnsi="Times New Roman"/>
          <w:sz w:val="21"/>
          <w:szCs w:val="21"/>
        </w:rPr>
        <w:t xml:space="preserve">, </w:t>
      </w:r>
      <w:r w:rsidRPr="001F0DC2">
        <w:rPr>
          <w:rFonts w:ascii="Times New Roman" w:hAnsi="Times New Roman"/>
          <w:sz w:val="21"/>
          <w:szCs w:val="21"/>
        </w:rPr>
        <w:t xml:space="preserve">заключили настоящее </w:t>
      </w:r>
      <w:r w:rsidR="00287CFB" w:rsidRPr="001F0DC2">
        <w:rPr>
          <w:rFonts w:ascii="Times New Roman" w:hAnsi="Times New Roman"/>
          <w:sz w:val="21"/>
          <w:szCs w:val="21"/>
        </w:rPr>
        <w:t>С</w:t>
      </w:r>
      <w:r w:rsidRPr="001F0DC2">
        <w:rPr>
          <w:rFonts w:ascii="Times New Roman" w:hAnsi="Times New Roman"/>
          <w:sz w:val="21"/>
          <w:szCs w:val="21"/>
        </w:rPr>
        <w:t>оглашение</w:t>
      </w:r>
      <w:r w:rsidR="00287CFB" w:rsidRPr="001F0DC2">
        <w:rPr>
          <w:rFonts w:ascii="Times New Roman" w:hAnsi="Times New Roman"/>
          <w:sz w:val="21"/>
          <w:szCs w:val="21"/>
        </w:rPr>
        <w:t xml:space="preserve"> об использовании электронного документооборота, далее именуемое «Соглашение», </w:t>
      </w:r>
      <w:r w:rsidRPr="001F0DC2">
        <w:rPr>
          <w:rFonts w:ascii="Times New Roman" w:hAnsi="Times New Roman"/>
          <w:sz w:val="21"/>
          <w:szCs w:val="21"/>
        </w:rPr>
        <w:t>о нижеследующем</w:t>
      </w:r>
      <w:r w:rsidRPr="001F0DC2">
        <w:rPr>
          <w:rFonts w:ascii="Times New Roman" w:hAnsi="Times New Roman"/>
          <w:b/>
          <w:sz w:val="21"/>
          <w:szCs w:val="21"/>
        </w:rPr>
        <w:t>:</w:t>
      </w:r>
    </w:p>
    <w:p w14:paraId="3B957733" w14:textId="77777777" w:rsidR="005C22E9" w:rsidRPr="001F0DC2" w:rsidRDefault="005C22E9" w:rsidP="001F0DC2">
      <w:pPr>
        <w:ind w:left="-567" w:right="-336" w:firstLine="709"/>
        <w:contextualSpacing/>
        <w:jc w:val="both"/>
        <w:rPr>
          <w:rFonts w:ascii="Times New Roman" w:hAnsi="Times New Roman"/>
          <w:b/>
          <w:sz w:val="21"/>
          <w:szCs w:val="21"/>
        </w:rPr>
      </w:pPr>
    </w:p>
    <w:p w14:paraId="700AA8BB" w14:textId="77777777" w:rsidR="00731D02" w:rsidRPr="001F0DC2" w:rsidRDefault="005C22E9" w:rsidP="001F0DC2">
      <w:pPr>
        <w:pStyle w:val="a3"/>
        <w:numPr>
          <w:ilvl w:val="0"/>
          <w:numId w:val="8"/>
        </w:numPr>
        <w:ind w:right="-336"/>
        <w:jc w:val="both"/>
        <w:rPr>
          <w:rFonts w:ascii="Times New Roman" w:hAnsi="Times New Roman"/>
          <w:b/>
          <w:sz w:val="21"/>
          <w:szCs w:val="21"/>
        </w:rPr>
      </w:pPr>
      <w:r w:rsidRPr="001F0DC2">
        <w:rPr>
          <w:rFonts w:ascii="Times New Roman" w:hAnsi="Times New Roman"/>
          <w:b/>
          <w:sz w:val="21"/>
          <w:szCs w:val="21"/>
        </w:rPr>
        <w:t>Предмет Соглашения</w:t>
      </w:r>
    </w:p>
    <w:p w14:paraId="63F7F987" w14:textId="77777777" w:rsidR="005C22E9" w:rsidRPr="001F0DC2" w:rsidRDefault="005C22E9" w:rsidP="001F0DC2">
      <w:pPr>
        <w:pStyle w:val="a3"/>
        <w:numPr>
          <w:ilvl w:val="1"/>
          <w:numId w:val="8"/>
        </w:numPr>
        <w:ind w:left="-567" w:right="-336" w:firstLine="709"/>
        <w:jc w:val="both"/>
        <w:rPr>
          <w:rFonts w:ascii="Times New Roman" w:hAnsi="Times New Roman"/>
          <w:sz w:val="21"/>
          <w:szCs w:val="21"/>
        </w:rPr>
      </w:pPr>
      <w:r w:rsidRPr="001F0DC2">
        <w:rPr>
          <w:rFonts w:ascii="Times New Roman" w:hAnsi="Times New Roman"/>
          <w:sz w:val="21"/>
          <w:szCs w:val="21"/>
        </w:rPr>
        <w:t>Настоящим Соглашением Стороны устанавливают порядок документооборота в электронном виде по телекоммуникационным каналам связи с использованием Квалифицированной электронной подписи (далее по тексту «электронный документооборот», «ЭДО») во исполнение своих обязательств по всем заключенным между Сторонами договорам, а также для заключения между Сторонами новых договоров</w:t>
      </w:r>
      <w:r w:rsidR="0024711B" w:rsidRPr="001F0DC2">
        <w:rPr>
          <w:rFonts w:ascii="Times New Roman" w:hAnsi="Times New Roman"/>
          <w:sz w:val="21"/>
          <w:szCs w:val="21"/>
        </w:rPr>
        <w:t>.</w:t>
      </w:r>
    </w:p>
    <w:p w14:paraId="3B2CA9F4" w14:textId="77777777" w:rsidR="00D17C46" w:rsidRPr="001F0DC2" w:rsidRDefault="00D17C46" w:rsidP="001F0DC2">
      <w:pPr>
        <w:pStyle w:val="a3"/>
        <w:numPr>
          <w:ilvl w:val="1"/>
          <w:numId w:val="8"/>
        </w:numPr>
        <w:ind w:left="-567" w:right="-336" w:firstLine="709"/>
        <w:jc w:val="both"/>
        <w:rPr>
          <w:rFonts w:ascii="Times New Roman" w:hAnsi="Times New Roman"/>
          <w:sz w:val="21"/>
          <w:szCs w:val="21"/>
        </w:rPr>
      </w:pPr>
      <w:r w:rsidRPr="001F0DC2">
        <w:rPr>
          <w:rFonts w:ascii="Times New Roman" w:hAnsi="Times New Roman"/>
          <w:sz w:val="21"/>
          <w:szCs w:val="21"/>
        </w:rPr>
        <w:t>Стороны осуществляют электронный документооборот в соответствии с Гражданским кодексом Российской Федерации, Федеральным</w:t>
      </w:r>
      <w:r w:rsidR="00DF29B9" w:rsidRPr="001F0DC2">
        <w:rPr>
          <w:rFonts w:ascii="Times New Roman" w:hAnsi="Times New Roman"/>
          <w:sz w:val="21"/>
          <w:szCs w:val="21"/>
        </w:rPr>
        <w:t xml:space="preserve"> законом от 06.04.2011 № 63-ФЗ «</w:t>
      </w:r>
      <w:r w:rsidRPr="001F0DC2">
        <w:rPr>
          <w:rFonts w:ascii="Times New Roman" w:hAnsi="Times New Roman"/>
          <w:sz w:val="21"/>
          <w:szCs w:val="21"/>
        </w:rPr>
        <w:t>Об электронной подписи</w:t>
      </w:r>
      <w:r w:rsidR="00DF29B9" w:rsidRPr="001F0DC2">
        <w:rPr>
          <w:rFonts w:ascii="Times New Roman" w:hAnsi="Times New Roman"/>
          <w:sz w:val="21"/>
          <w:szCs w:val="21"/>
        </w:rPr>
        <w:t>»</w:t>
      </w:r>
      <w:r w:rsidRPr="001F0DC2">
        <w:rPr>
          <w:rFonts w:ascii="Times New Roman" w:hAnsi="Times New Roman"/>
          <w:sz w:val="21"/>
          <w:szCs w:val="21"/>
        </w:rPr>
        <w:t xml:space="preserve">, Федеральным законом от 06.12.2011 N 402-ФЗ </w:t>
      </w:r>
      <w:r w:rsidR="00DF29B9" w:rsidRPr="001F0DC2">
        <w:rPr>
          <w:rFonts w:ascii="Times New Roman" w:hAnsi="Times New Roman"/>
          <w:sz w:val="21"/>
          <w:szCs w:val="21"/>
        </w:rPr>
        <w:t>«</w:t>
      </w:r>
      <w:r w:rsidRPr="001F0DC2">
        <w:rPr>
          <w:rFonts w:ascii="Times New Roman" w:hAnsi="Times New Roman"/>
          <w:sz w:val="21"/>
          <w:szCs w:val="21"/>
        </w:rPr>
        <w:t>О бухгалтерском учете</w:t>
      </w:r>
      <w:r w:rsidR="00DF29B9" w:rsidRPr="001F0DC2">
        <w:rPr>
          <w:rFonts w:ascii="Times New Roman" w:hAnsi="Times New Roman"/>
          <w:sz w:val="21"/>
          <w:szCs w:val="21"/>
        </w:rPr>
        <w:t>»</w:t>
      </w:r>
      <w:r w:rsidRPr="001F0DC2">
        <w:rPr>
          <w:rFonts w:ascii="Times New Roman" w:hAnsi="Times New Roman"/>
          <w:sz w:val="21"/>
          <w:szCs w:val="21"/>
        </w:rPr>
        <w:t xml:space="preserve">, Приказом Минфина России от </w:t>
      </w:r>
      <w:r w:rsidR="00631338" w:rsidRPr="00631338">
        <w:rPr>
          <w:rFonts w:ascii="Times New Roman" w:hAnsi="Times New Roman"/>
          <w:sz w:val="21"/>
          <w:szCs w:val="21"/>
        </w:rPr>
        <w:t>05</w:t>
      </w:r>
      <w:r w:rsidRPr="001F0DC2">
        <w:rPr>
          <w:rFonts w:ascii="Times New Roman" w:hAnsi="Times New Roman"/>
          <w:sz w:val="21"/>
          <w:szCs w:val="21"/>
        </w:rPr>
        <w:t>.</w:t>
      </w:r>
      <w:r w:rsidR="00631338" w:rsidRPr="00631338">
        <w:rPr>
          <w:rFonts w:ascii="Times New Roman" w:hAnsi="Times New Roman"/>
          <w:sz w:val="21"/>
          <w:szCs w:val="21"/>
        </w:rPr>
        <w:t>02</w:t>
      </w:r>
      <w:r w:rsidRPr="001F0DC2">
        <w:rPr>
          <w:rFonts w:ascii="Times New Roman" w:hAnsi="Times New Roman"/>
          <w:sz w:val="21"/>
          <w:szCs w:val="21"/>
        </w:rPr>
        <w:t>.20</w:t>
      </w:r>
      <w:r w:rsidR="00631338" w:rsidRPr="00631338">
        <w:rPr>
          <w:rFonts w:ascii="Times New Roman" w:hAnsi="Times New Roman"/>
          <w:sz w:val="21"/>
          <w:szCs w:val="21"/>
        </w:rPr>
        <w:t>21</w:t>
      </w:r>
      <w:r w:rsidRPr="001F0DC2">
        <w:rPr>
          <w:rFonts w:ascii="Times New Roman" w:hAnsi="Times New Roman"/>
          <w:sz w:val="21"/>
          <w:szCs w:val="21"/>
        </w:rPr>
        <w:t xml:space="preserve"> N 14н.</w:t>
      </w:r>
    </w:p>
    <w:p w14:paraId="3B80BD6C" w14:textId="77777777" w:rsidR="006D000F" w:rsidRPr="001F0DC2" w:rsidRDefault="006D000F" w:rsidP="001F0DC2">
      <w:pPr>
        <w:pStyle w:val="a3"/>
        <w:numPr>
          <w:ilvl w:val="1"/>
          <w:numId w:val="8"/>
        </w:numPr>
        <w:ind w:left="-567" w:right="-336" w:firstLine="709"/>
        <w:jc w:val="both"/>
        <w:rPr>
          <w:rFonts w:ascii="Times New Roman" w:hAnsi="Times New Roman"/>
          <w:sz w:val="21"/>
          <w:szCs w:val="21"/>
        </w:rPr>
      </w:pPr>
      <w:r w:rsidRPr="001F0DC2">
        <w:rPr>
          <w:rFonts w:ascii="Times New Roman" w:hAnsi="Times New Roman"/>
          <w:sz w:val="21"/>
          <w:szCs w:val="21"/>
        </w:rPr>
        <w:t>В рамках настоящего Соглашения Стороны используют следующие термины:</w:t>
      </w:r>
    </w:p>
    <w:p w14:paraId="54EFB286" w14:textId="77777777" w:rsidR="005C22E9" w:rsidRPr="001F0DC2" w:rsidRDefault="005C22E9" w:rsidP="001F0DC2">
      <w:pPr>
        <w:pStyle w:val="a3"/>
        <w:ind w:left="-567" w:right="-336" w:firstLine="709"/>
        <w:jc w:val="both"/>
        <w:rPr>
          <w:rFonts w:ascii="Times New Roman" w:hAnsi="Times New Roman"/>
          <w:sz w:val="21"/>
          <w:szCs w:val="21"/>
        </w:rPr>
      </w:pPr>
      <w:r w:rsidRPr="001F0DC2">
        <w:rPr>
          <w:rFonts w:ascii="Times New Roman" w:hAnsi="Times New Roman"/>
          <w:sz w:val="21"/>
          <w:szCs w:val="21"/>
        </w:rPr>
        <w:t xml:space="preserve">Под </w:t>
      </w:r>
      <w:r w:rsidR="006D000F" w:rsidRPr="001F0DC2">
        <w:rPr>
          <w:rFonts w:ascii="Times New Roman" w:hAnsi="Times New Roman"/>
          <w:sz w:val="21"/>
          <w:szCs w:val="21"/>
        </w:rPr>
        <w:t>электронным документооборотом (</w:t>
      </w:r>
      <w:r w:rsidRPr="001F0DC2">
        <w:rPr>
          <w:rFonts w:ascii="Times New Roman" w:hAnsi="Times New Roman"/>
          <w:sz w:val="21"/>
          <w:szCs w:val="21"/>
        </w:rPr>
        <w:t>ЭДО</w:t>
      </w:r>
      <w:r w:rsidR="006D000F" w:rsidRPr="001F0DC2">
        <w:rPr>
          <w:rFonts w:ascii="Times New Roman" w:hAnsi="Times New Roman"/>
          <w:sz w:val="21"/>
          <w:szCs w:val="21"/>
        </w:rPr>
        <w:t>)</w:t>
      </w:r>
      <w:r w:rsidRPr="001F0DC2">
        <w:rPr>
          <w:rFonts w:ascii="Times New Roman" w:hAnsi="Times New Roman"/>
          <w:sz w:val="21"/>
          <w:szCs w:val="21"/>
        </w:rPr>
        <w:t xml:space="preserve"> понимается изготовление в электронном виде, подписание Квалифицированной электронной подписью</w:t>
      </w:r>
      <w:r w:rsidR="00B17937" w:rsidRPr="001F0DC2">
        <w:rPr>
          <w:rFonts w:ascii="Times New Roman" w:hAnsi="Times New Roman"/>
          <w:sz w:val="21"/>
          <w:szCs w:val="21"/>
        </w:rPr>
        <w:t xml:space="preserve"> (далее по тексту «Квалифицированная ЭП»)</w:t>
      </w:r>
      <w:r w:rsidRPr="001F0DC2">
        <w:rPr>
          <w:rFonts w:ascii="Times New Roman" w:hAnsi="Times New Roman"/>
          <w:sz w:val="21"/>
          <w:szCs w:val="21"/>
        </w:rPr>
        <w:t xml:space="preserve"> первичных бухгалтерских документов</w:t>
      </w:r>
      <w:r w:rsidR="0055553E">
        <w:rPr>
          <w:rFonts w:ascii="Times New Roman" w:hAnsi="Times New Roman"/>
          <w:sz w:val="21"/>
          <w:szCs w:val="21"/>
        </w:rPr>
        <w:t>:</w:t>
      </w:r>
      <w:r w:rsidR="0062546A">
        <w:rPr>
          <w:rFonts w:ascii="Times New Roman" w:hAnsi="Times New Roman"/>
          <w:sz w:val="21"/>
          <w:szCs w:val="21"/>
        </w:rPr>
        <w:t xml:space="preserve"> </w:t>
      </w:r>
      <w:r w:rsidR="00686717" w:rsidRPr="001F0DC2">
        <w:rPr>
          <w:rFonts w:ascii="Times New Roman" w:hAnsi="Times New Roman"/>
          <w:sz w:val="21"/>
          <w:szCs w:val="21"/>
        </w:rPr>
        <w:t xml:space="preserve">универсальных передаточных документов, </w:t>
      </w:r>
      <w:r w:rsidRPr="001F0DC2">
        <w:rPr>
          <w:rFonts w:ascii="Times New Roman" w:hAnsi="Times New Roman"/>
          <w:sz w:val="21"/>
          <w:szCs w:val="21"/>
        </w:rPr>
        <w:t>писем и прочих документов,</w:t>
      </w:r>
      <w:r w:rsidR="001F0DC2" w:rsidRPr="001F0DC2">
        <w:rPr>
          <w:rFonts w:ascii="Times New Roman" w:hAnsi="Times New Roman"/>
          <w:sz w:val="21"/>
          <w:szCs w:val="21"/>
        </w:rPr>
        <w:t xml:space="preserve"> предусмотренных действующим законодательством, и </w:t>
      </w:r>
      <w:r w:rsidRPr="001F0DC2">
        <w:rPr>
          <w:rFonts w:ascii="Times New Roman" w:hAnsi="Times New Roman"/>
          <w:sz w:val="21"/>
          <w:szCs w:val="21"/>
        </w:rPr>
        <w:t>направление их другой Стороне с использованием операторов электронного документооборота.</w:t>
      </w:r>
    </w:p>
    <w:p w14:paraId="0AA093CD" w14:textId="77777777" w:rsidR="0089301D" w:rsidRPr="001F0DC2" w:rsidRDefault="0089301D" w:rsidP="001F0DC2">
      <w:pPr>
        <w:ind w:left="-567" w:right="-336" w:firstLine="709"/>
        <w:contextualSpacing/>
        <w:jc w:val="both"/>
        <w:rPr>
          <w:rFonts w:ascii="Times New Roman" w:hAnsi="Times New Roman"/>
          <w:sz w:val="21"/>
          <w:szCs w:val="21"/>
        </w:rPr>
      </w:pPr>
      <w:r w:rsidRPr="001F0DC2">
        <w:rPr>
          <w:rFonts w:ascii="Times New Roman" w:hAnsi="Times New Roman"/>
          <w:sz w:val="21"/>
          <w:szCs w:val="21"/>
        </w:rPr>
        <w:t xml:space="preserve">Под электронной </w:t>
      </w:r>
      <w:r w:rsidR="00031EF1" w:rsidRPr="001F0DC2">
        <w:rPr>
          <w:rFonts w:ascii="Times New Roman" w:hAnsi="Times New Roman"/>
          <w:sz w:val="21"/>
          <w:szCs w:val="21"/>
        </w:rPr>
        <w:t>подписью «</w:t>
      </w:r>
      <w:r w:rsidRPr="001F0DC2">
        <w:rPr>
          <w:rFonts w:ascii="Times New Roman" w:hAnsi="Times New Roman"/>
          <w:sz w:val="21"/>
          <w:szCs w:val="21"/>
        </w:rPr>
        <w:t>далее по тексту ЭП» понимается информация в электронной форме, которая присоединена к другой информации в электронной форме (подписываемой информации) или иным образом связана с такой информацией и которая используется для определения лица, подписывающего информацию</w:t>
      </w:r>
    </w:p>
    <w:p w14:paraId="4D52E023" w14:textId="77777777" w:rsidR="0089301D" w:rsidRPr="001F0DC2" w:rsidRDefault="0089301D" w:rsidP="001F0DC2">
      <w:pPr>
        <w:pStyle w:val="a3"/>
        <w:ind w:left="-567" w:right="-336" w:firstLine="709"/>
        <w:jc w:val="both"/>
        <w:rPr>
          <w:rFonts w:ascii="Times New Roman" w:hAnsi="Times New Roman"/>
          <w:sz w:val="21"/>
          <w:szCs w:val="21"/>
        </w:rPr>
      </w:pPr>
      <w:r w:rsidRPr="001F0DC2">
        <w:rPr>
          <w:rFonts w:ascii="Times New Roman" w:hAnsi="Times New Roman"/>
          <w:sz w:val="21"/>
          <w:szCs w:val="21"/>
        </w:rPr>
        <w:t>Под Квалифицированной ЭП понимается вид усиленной электронной подписи, ключ проверки которой указан в квалифицированном сертификате, выданном аккредитованным удостоверяющим центром</w:t>
      </w:r>
    </w:p>
    <w:p w14:paraId="7F6D6F2F" w14:textId="77777777" w:rsidR="005C22E9" w:rsidRPr="001F0DC2" w:rsidRDefault="005C22E9" w:rsidP="001F0DC2">
      <w:pPr>
        <w:pStyle w:val="a3"/>
        <w:numPr>
          <w:ilvl w:val="1"/>
          <w:numId w:val="8"/>
        </w:numPr>
        <w:ind w:left="-567" w:right="-336" w:firstLine="709"/>
        <w:jc w:val="both"/>
        <w:rPr>
          <w:rFonts w:ascii="Times New Roman" w:hAnsi="Times New Roman"/>
          <w:sz w:val="21"/>
          <w:szCs w:val="21"/>
        </w:rPr>
      </w:pPr>
      <w:r w:rsidRPr="001F0DC2">
        <w:rPr>
          <w:rFonts w:ascii="Times New Roman" w:hAnsi="Times New Roman"/>
          <w:sz w:val="21"/>
          <w:szCs w:val="21"/>
        </w:rPr>
        <w:t>При осуществлении обмена Электронными документами Стороны используют форматы документов, которые утверждены приказами ФНС России. Если форматы документов не утверждены, то Стороны используют согласованные между собой форматы.</w:t>
      </w:r>
      <w:r w:rsidR="00C90862" w:rsidRPr="001F0DC2">
        <w:rPr>
          <w:rFonts w:ascii="Times New Roman" w:hAnsi="Times New Roman"/>
          <w:sz w:val="21"/>
          <w:szCs w:val="21"/>
        </w:rPr>
        <w:t xml:space="preserve"> </w:t>
      </w:r>
    </w:p>
    <w:p w14:paraId="244F616D" w14:textId="77777777" w:rsidR="005C22E9" w:rsidRPr="001F0DC2" w:rsidRDefault="005C22E9" w:rsidP="001F0DC2">
      <w:pPr>
        <w:ind w:right="-336"/>
        <w:contextualSpacing/>
        <w:jc w:val="both"/>
        <w:rPr>
          <w:rFonts w:ascii="Times New Roman" w:hAnsi="Times New Roman"/>
          <w:sz w:val="21"/>
          <w:szCs w:val="21"/>
        </w:rPr>
      </w:pPr>
    </w:p>
    <w:p w14:paraId="1459561C" w14:textId="77777777" w:rsidR="00A04D41" w:rsidRPr="001F0DC2" w:rsidRDefault="00915F42" w:rsidP="001F0DC2">
      <w:pPr>
        <w:pStyle w:val="a3"/>
        <w:numPr>
          <w:ilvl w:val="0"/>
          <w:numId w:val="8"/>
        </w:numPr>
        <w:ind w:left="-709" w:right="-336" w:firstLine="851"/>
        <w:jc w:val="both"/>
        <w:rPr>
          <w:rFonts w:ascii="Times New Roman" w:hAnsi="Times New Roman"/>
          <w:b/>
          <w:sz w:val="21"/>
          <w:szCs w:val="21"/>
        </w:rPr>
      </w:pPr>
      <w:r w:rsidRPr="001F0DC2">
        <w:rPr>
          <w:rFonts w:ascii="Times New Roman" w:hAnsi="Times New Roman"/>
          <w:b/>
          <w:sz w:val="21"/>
          <w:szCs w:val="21"/>
        </w:rPr>
        <w:t>Признание электронных документов равнозначными документами на бумажном носителе</w:t>
      </w:r>
      <w:r w:rsidR="00A04D41" w:rsidRPr="001F0DC2">
        <w:rPr>
          <w:rFonts w:ascii="Times New Roman" w:hAnsi="Times New Roman"/>
          <w:b/>
          <w:sz w:val="21"/>
          <w:szCs w:val="21"/>
        </w:rPr>
        <w:t xml:space="preserve"> </w:t>
      </w:r>
    </w:p>
    <w:p w14:paraId="42493CE6" w14:textId="77777777" w:rsidR="00B17937" w:rsidRPr="001F0DC2" w:rsidRDefault="00D17C46" w:rsidP="001F0DC2">
      <w:pPr>
        <w:pStyle w:val="a3"/>
        <w:numPr>
          <w:ilvl w:val="1"/>
          <w:numId w:val="8"/>
        </w:numPr>
        <w:ind w:left="-567" w:right="-336" w:firstLine="709"/>
        <w:jc w:val="both"/>
        <w:rPr>
          <w:rFonts w:ascii="Times New Roman" w:hAnsi="Times New Roman"/>
          <w:sz w:val="21"/>
          <w:szCs w:val="21"/>
        </w:rPr>
      </w:pPr>
      <w:r w:rsidRPr="001F0DC2">
        <w:rPr>
          <w:rFonts w:ascii="Times New Roman" w:hAnsi="Times New Roman"/>
          <w:sz w:val="21"/>
          <w:szCs w:val="21"/>
        </w:rPr>
        <w:t xml:space="preserve">Электронные документы, подписанные </w:t>
      </w:r>
      <w:r w:rsidR="00FC0F5D" w:rsidRPr="001F0DC2">
        <w:rPr>
          <w:rFonts w:ascii="Times New Roman" w:hAnsi="Times New Roman"/>
          <w:sz w:val="21"/>
          <w:szCs w:val="21"/>
        </w:rPr>
        <w:t>К</w:t>
      </w:r>
      <w:r w:rsidRPr="001F0DC2">
        <w:rPr>
          <w:rFonts w:ascii="Times New Roman" w:hAnsi="Times New Roman"/>
          <w:sz w:val="21"/>
          <w:szCs w:val="21"/>
        </w:rPr>
        <w:t xml:space="preserve">валифицированной </w:t>
      </w:r>
      <w:r w:rsidR="0089301D" w:rsidRPr="001F0DC2">
        <w:rPr>
          <w:rFonts w:ascii="Times New Roman" w:hAnsi="Times New Roman"/>
          <w:sz w:val="21"/>
          <w:szCs w:val="21"/>
        </w:rPr>
        <w:t>ЭП</w:t>
      </w:r>
      <w:r w:rsidRPr="001F0DC2">
        <w:rPr>
          <w:rFonts w:ascii="Times New Roman" w:hAnsi="Times New Roman"/>
          <w:sz w:val="21"/>
          <w:szCs w:val="21"/>
        </w:rPr>
        <w:t>, признаются Электронными документами, равнозначными документам на бумажном носителе, подписанными собственноручной подписью</w:t>
      </w:r>
      <w:r w:rsidR="0024711B" w:rsidRPr="001F0DC2">
        <w:rPr>
          <w:rFonts w:ascii="Times New Roman" w:hAnsi="Times New Roman"/>
          <w:sz w:val="21"/>
          <w:szCs w:val="21"/>
        </w:rPr>
        <w:t>,</w:t>
      </w:r>
      <w:r w:rsidR="00DF29B9" w:rsidRPr="001F0DC2">
        <w:rPr>
          <w:rFonts w:ascii="Times New Roman" w:hAnsi="Times New Roman"/>
          <w:sz w:val="21"/>
          <w:szCs w:val="21"/>
        </w:rPr>
        <w:t xml:space="preserve"> и порожда</w:t>
      </w:r>
      <w:r w:rsidR="00B17937" w:rsidRPr="001F0DC2">
        <w:rPr>
          <w:rFonts w:ascii="Times New Roman" w:hAnsi="Times New Roman"/>
          <w:sz w:val="21"/>
          <w:szCs w:val="21"/>
        </w:rPr>
        <w:t>ю</w:t>
      </w:r>
      <w:r w:rsidR="00DF29B9" w:rsidRPr="001F0DC2">
        <w:rPr>
          <w:rFonts w:ascii="Times New Roman" w:hAnsi="Times New Roman"/>
          <w:sz w:val="21"/>
          <w:szCs w:val="21"/>
        </w:rPr>
        <w:t>т для Сторон юридические последствия в виде установления, изменения и прекращения взаимных прав и обязанностей</w:t>
      </w:r>
      <w:r w:rsidR="00B17937" w:rsidRPr="001F0DC2">
        <w:rPr>
          <w:rFonts w:ascii="Times New Roman" w:hAnsi="Times New Roman"/>
          <w:sz w:val="21"/>
          <w:szCs w:val="21"/>
        </w:rPr>
        <w:t xml:space="preserve"> при одновременном соблюдении следующих условий:</w:t>
      </w:r>
    </w:p>
    <w:p w14:paraId="0EB21D66" w14:textId="77777777" w:rsidR="00B17937" w:rsidRPr="001F0DC2" w:rsidRDefault="00B17937" w:rsidP="001F0DC2">
      <w:pPr>
        <w:pStyle w:val="a3"/>
        <w:numPr>
          <w:ilvl w:val="0"/>
          <w:numId w:val="10"/>
        </w:numPr>
        <w:ind w:left="-567" w:right="-336" w:firstLine="1069"/>
        <w:jc w:val="both"/>
        <w:rPr>
          <w:rFonts w:ascii="Times New Roman" w:hAnsi="Times New Roman"/>
          <w:sz w:val="21"/>
          <w:szCs w:val="21"/>
        </w:rPr>
      </w:pPr>
      <w:r w:rsidRPr="001F0DC2">
        <w:rPr>
          <w:rFonts w:ascii="Times New Roman" w:hAnsi="Times New Roman"/>
          <w:sz w:val="21"/>
          <w:szCs w:val="21"/>
        </w:rPr>
        <w:t>подтверждена действительность сертификата Квалифицированной ЭП, с помощью которой подписан данный Электронный документ, на дату подписания документа;</w:t>
      </w:r>
    </w:p>
    <w:p w14:paraId="621E7D5D" w14:textId="77777777" w:rsidR="00B17937" w:rsidRPr="001F0DC2" w:rsidRDefault="00B17937" w:rsidP="001F0DC2">
      <w:pPr>
        <w:pStyle w:val="a3"/>
        <w:numPr>
          <w:ilvl w:val="0"/>
          <w:numId w:val="10"/>
        </w:numPr>
        <w:ind w:left="-567" w:right="-336" w:firstLine="1069"/>
        <w:jc w:val="both"/>
        <w:rPr>
          <w:rFonts w:ascii="Times New Roman" w:hAnsi="Times New Roman"/>
          <w:sz w:val="21"/>
          <w:szCs w:val="21"/>
        </w:rPr>
      </w:pPr>
      <w:r w:rsidRPr="001F0DC2">
        <w:rPr>
          <w:rFonts w:ascii="Times New Roman" w:hAnsi="Times New Roman"/>
          <w:sz w:val="21"/>
          <w:szCs w:val="21"/>
        </w:rPr>
        <w:t>получен положительный результат проверки принадлежности владельцу сертификата Квалифицированной ЭП, с помощью которой подписан данный Электронный документ;</w:t>
      </w:r>
    </w:p>
    <w:p w14:paraId="46BC322D" w14:textId="77777777" w:rsidR="00B17937" w:rsidRPr="001F0DC2" w:rsidRDefault="00B17937" w:rsidP="001F0DC2">
      <w:pPr>
        <w:pStyle w:val="a3"/>
        <w:numPr>
          <w:ilvl w:val="0"/>
          <w:numId w:val="10"/>
        </w:numPr>
        <w:ind w:left="-567" w:right="-336" w:firstLine="1069"/>
        <w:jc w:val="both"/>
        <w:rPr>
          <w:rFonts w:ascii="Times New Roman" w:hAnsi="Times New Roman"/>
          <w:sz w:val="21"/>
          <w:szCs w:val="21"/>
        </w:rPr>
      </w:pPr>
      <w:r w:rsidRPr="001F0DC2">
        <w:rPr>
          <w:rFonts w:ascii="Times New Roman" w:hAnsi="Times New Roman"/>
          <w:sz w:val="21"/>
          <w:szCs w:val="21"/>
        </w:rPr>
        <w:t xml:space="preserve">подтверждено отсутствие изменений, внесенных в этот документ после его подписания; </w:t>
      </w:r>
    </w:p>
    <w:p w14:paraId="3CDDB693" w14:textId="77777777" w:rsidR="00D17C46" w:rsidRPr="001F0DC2" w:rsidRDefault="00B17937" w:rsidP="001F0DC2">
      <w:pPr>
        <w:pStyle w:val="a3"/>
        <w:numPr>
          <w:ilvl w:val="0"/>
          <w:numId w:val="10"/>
        </w:numPr>
        <w:ind w:left="-567" w:right="-336" w:firstLine="1069"/>
        <w:jc w:val="both"/>
        <w:rPr>
          <w:rFonts w:ascii="Times New Roman" w:hAnsi="Times New Roman"/>
          <w:sz w:val="21"/>
          <w:szCs w:val="21"/>
        </w:rPr>
      </w:pPr>
      <w:r w:rsidRPr="001F0DC2">
        <w:rPr>
          <w:rFonts w:ascii="Times New Roman" w:hAnsi="Times New Roman"/>
          <w:sz w:val="21"/>
          <w:szCs w:val="21"/>
        </w:rPr>
        <w:t>Электронный документ относится к Сфере действия</w:t>
      </w:r>
      <w:r w:rsidR="00617A8A">
        <w:rPr>
          <w:rFonts w:ascii="Times New Roman" w:hAnsi="Times New Roman"/>
          <w:sz w:val="21"/>
          <w:szCs w:val="21"/>
        </w:rPr>
        <w:t xml:space="preserve"> сертификата Квалифицированной ЭП</w:t>
      </w:r>
      <w:r w:rsidRPr="001F0DC2">
        <w:rPr>
          <w:rFonts w:ascii="Times New Roman" w:hAnsi="Times New Roman"/>
          <w:sz w:val="21"/>
          <w:szCs w:val="21"/>
        </w:rPr>
        <w:t>, а ЭП, с помощью которой он подписан, используется с учетом ограничений, содержащихся в сертификате Квалифицированной ЭП.</w:t>
      </w:r>
    </w:p>
    <w:p w14:paraId="20B1F128" w14:textId="77777777" w:rsidR="00D17C46" w:rsidRPr="001F0DC2" w:rsidRDefault="00D17C46" w:rsidP="001F0DC2">
      <w:pPr>
        <w:pStyle w:val="a3"/>
        <w:numPr>
          <w:ilvl w:val="1"/>
          <w:numId w:val="8"/>
        </w:numPr>
        <w:ind w:left="-567" w:right="-336" w:firstLine="709"/>
        <w:jc w:val="both"/>
        <w:rPr>
          <w:rFonts w:ascii="Times New Roman" w:hAnsi="Times New Roman"/>
          <w:sz w:val="21"/>
          <w:szCs w:val="21"/>
        </w:rPr>
      </w:pPr>
      <w:r w:rsidRPr="001F0DC2">
        <w:rPr>
          <w:rFonts w:ascii="Times New Roman" w:hAnsi="Times New Roman"/>
          <w:sz w:val="21"/>
          <w:szCs w:val="21"/>
        </w:rPr>
        <w:t>Одной электронной подписью могут быть подписаны несколько связанных между собой Электронных документов - Пакет электронных документов.</w:t>
      </w:r>
    </w:p>
    <w:p w14:paraId="657D5782" w14:textId="77777777" w:rsidR="00D17C46" w:rsidRPr="001F0DC2" w:rsidRDefault="00D17C46" w:rsidP="001F0DC2">
      <w:pPr>
        <w:pStyle w:val="a3"/>
        <w:numPr>
          <w:ilvl w:val="1"/>
          <w:numId w:val="8"/>
        </w:numPr>
        <w:ind w:left="-567" w:right="-336" w:firstLine="709"/>
        <w:jc w:val="both"/>
        <w:rPr>
          <w:rFonts w:ascii="Times New Roman" w:hAnsi="Times New Roman"/>
          <w:sz w:val="21"/>
          <w:szCs w:val="21"/>
        </w:rPr>
      </w:pPr>
      <w:r w:rsidRPr="001F0DC2">
        <w:rPr>
          <w:rFonts w:ascii="Times New Roman" w:hAnsi="Times New Roman"/>
          <w:sz w:val="21"/>
          <w:szCs w:val="21"/>
        </w:rPr>
        <w:t xml:space="preserve">При использовании </w:t>
      </w:r>
      <w:r w:rsidR="00FC0F5D" w:rsidRPr="001F0DC2">
        <w:rPr>
          <w:rFonts w:ascii="Times New Roman" w:hAnsi="Times New Roman"/>
          <w:sz w:val="21"/>
          <w:szCs w:val="21"/>
        </w:rPr>
        <w:t>К</w:t>
      </w:r>
      <w:r w:rsidRPr="001F0DC2">
        <w:rPr>
          <w:rFonts w:ascii="Times New Roman" w:hAnsi="Times New Roman"/>
          <w:sz w:val="21"/>
          <w:szCs w:val="21"/>
        </w:rPr>
        <w:t xml:space="preserve">валифицированных </w:t>
      </w:r>
      <w:r w:rsidR="00031EF1" w:rsidRPr="001F0DC2">
        <w:rPr>
          <w:rFonts w:ascii="Times New Roman" w:hAnsi="Times New Roman"/>
          <w:sz w:val="21"/>
          <w:szCs w:val="21"/>
        </w:rPr>
        <w:t>ЭП</w:t>
      </w:r>
      <w:r w:rsidRPr="001F0DC2">
        <w:rPr>
          <w:rFonts w:ascii="Times New Roman" w:hAnsi="Times New Roman"/>
          <w:sz w:val="21"/>
          <w:szCs w:val="21"/>
        </w:rPr>
        <w:t xml:space="preserve"> Участники</w:t>
      </w:r>
      <w:r w:rsidR="003C0973" w:rsidRPr="001F0DC2">
        <w:rPr>
          <w:rFonts w:ascii="Times New Roman" w:hAnsi="Times New Roman"/>
          <w:sz w:val="21"/>
          <w:szCs w:val="21"/>
        </w:rPr>
        <w:t xml:space="preserve"> </w:t>
      </w:r>
      <w:r w:rsidRPr="001F0DC2">
        <w:rPr>
          <w:rFonts w:ascii="Times New Roman" w:hAnsi="Times New Roman"/>
          <w:sz w:val="21"/>
          <w:szCs w:val="21"/>
        </w:rPr>
        <w:t>электронного взаимодействия обязаны:</w:t>
      </w:r>
    </w:p>
    <w:p w14:paraId="1492F71D" w14:textId="77777777" w:rsidR="00D17C46" w:rsidRPr="001F0DC2" w:rsidRDefault="00D17C46" w:rsidP="001F0DC2">
      <w:pPr>
        <w:pStyle w:val="a3"/>
        <w:numPr>
          <w:ilvl w:val="0"/>
          <w:numId w:val="9"/>
        </w:numPr>
        <w:ind w:left="-567" w:right="-336" w:firstLine="1069"/>
        <w:jc w:val="both"/>
        <w:rPr>
          <w:rFonts w:ascii="Times New Roman" w:hAnsi="Times New Roman"/>
          <w:sz w:val="21"/>
          <w:szCs w:val="21"/>
        </w:rPr>
      </w:pPr>
      <w:r w:rsidRPr="001F0DC2">
        <w:rPr>
          <w:rFonts w:ascii="Times New Roman" w:hAnsi="Times New Roman"/>
          <w:sz w:val="21"/>
          <w:szCs w:val="21"/>
        </w:rPr>
        <w:lastRenderedPageBreak/>
        <w:t xml:space="preserve">уведомлять удостоверяющий центр, выдавший Сертификат ключа проверки </w:t>
      </w:r>
      <w:r w:rsidR="00031EF1" w:rsidRPr="001F0DC2">
        <w:rPr>
          <w:rFonts w:ascii="Times New Roman" w:hAnsi="Times New Roman"/>
          <w:sz w:val="21"/>
          <w:szCs w:val="21"/>
        </w:rPr>
        <w:t>ЭП</w:t>
      </w:r>
      <w:r w:rsidRPr="001F0DC2">
        <w:rPr>
          <w:rFonts w:ascii="Times New Roman" w:hAnsi="Times New Roman"/>
          <w:sz w:val="21"/>
          <w:szCs w:val="21"/>
        </w:rPr>
        <w:t>, и иных участников электронного взаимодействия о нарушении конфиденциальности Ключа</w:t>
      </w:r>
      <w:r w:rsidR="003C0973" w:rsidRPr="001F0DC2">
        <w:rPr>
          <w:rFonts w:ascii="Times New Roman" w:hAnsi="Times New Roman"/>
          <w:sz w:val="21"/>
          <w:szCs w:val="21"/>
        </w:rPr>
        <w:t xml:space="preserve"> </w:t>
      </w:r>
      <w:r w:rsidRPr="001F0DC2">
        <w:rPr>
          <w:rFonts w:ascii="Times New Roman" w:hAnsi="Times New Roman"/>
          <w:sz w:val="21"/>
          <w:szCs w:val="21"/>
        </w:rPr>
        <w:t xml:space="preserve">электронной подписи в течение не более чем </w:t>
      </w:r>
      <w:r w:rsidR="00FC0F5D" w:rsidRPr="001F0DC2">
        <w:rPr>
          <w:rFonts w:ascii="Times New Roman" w:hAnsi="Times New Roman"/>
          <w:sz w:val="21"/>
          <w:szCs w:val="21"/>
        </w:rPr>
        <w:t>1 (</w:t>
      </w:r>
      <w:r w:rsidRPr="001F0DC2">
        <w:rPr>
          <w:rFonts w:ascii="Times New Roman" w:hAnsi="Times New Roman"/>
          <w:sz w:val="21"/>
          <w:szCs w:val="21"/>
        </w:rPr>
        <w:t>одного</w:t>
      </w:r>
      <w:r w:rsidR="00FC0F5D" w:rsidRPr="001F0DC2">
        <w:rPr>
          <w:rFonts w:ascii="Times New Roman" w:hAnsi="Times New Roman"/>
          <w:sz w:val="21"/>
          <w:szCs w:val="21"/>
        </w:rPr>
        <w:t>)</w:t>
      </w:r>
      <w:r w:rsidRPr="001F0DC2">
        <w:rPr>
          <w:rFonts w:ascii="Times New Roman" w:hAnsi="Times New Roman"/>
          <w:sz w:val="21"/>
          <w:szCs w:val="21"/>
        </w:rPr>
        <w:t xml:space="preserve"> рабочего дня со дня получения информации о таком</w:t>
      </w:r>
      <w:r w:rsidR="003C0973" w:rsidRPr="001F0DC2">
        <w:rPr>
          <w:rFonts w:ascii="Times New Roman" w:hAnsi="Times New Roman"/>
          <w:sz w:val="21"/>
          <w:szCs w:val="21"/>
        </w:rPr>
        <w:t xml:space="preserve"> </w:t>
      </w:r>
      <w:r w:rsidRPr="001F0DC2">
        <w:rPr>
          <w:rFonts w:ascii="Times New Roman" w:hAnsi="Times New Roman"/>
          <w:sz w:val="21"/>
          <w:szCs w:val="21"/>
        </w:rPr>
        <w:t>нарушении;</w:t>
      </w:r>
    </w:p>
    <w:p w14:paraId="651EC1B0" w14:textId="77777777" w:rsidR="00D17C46" w:rsidRPr="001F0DC2" w:rsidRDefault="00D17C46" w:rsidP="001F0DC2">
      <w:pPr>
        <w:pStyle w:val="a3"/>
        <w:numPr>
          <w:ilvl w:val="0"/>
          <w:numId w:val="9"/>
        </w:numPr>
        <w:ind w:left="-567" w:right="-336" w:firstLine="1069"/>
        <w:jc w:val="both"/>
        <w:rPr>
          <w:rFonts w:ascii="Times New Roman" w:hAnsi="Times New Roman"/>
          <w:sz w:val="21"/>
          <w:szCs w:val="21"/>
        </w:rPr>
      </w:pPr>
      <w:r w:rsidRPr="001F0DC2">
        <w:rPr>
          <w:rFonts w:ascii="Times New Roman" w:hAnsi="Times New Roman"/>
          <w:sz w:val="21"/>
          <w:szCs w:val="21"/>
        </w:rPr>
        <w:t xml:space="preserve">не использовать Ключ </w:t>
      </w:r>
      <w:r w:rsidR="00031EF1" w:rsidRPr="001F0DC2">
        <w:rPr>
          <w:rFonts w:ascii="Times New Roman" w:hAnsi="Times New Roman"/>
          <w:sz w:val="21"/>
          <w:szCs w:val="21"/>
        </w:rPr>
        <w:t>ЭП</w:t>
      </w:r>
      <w:r w:rsidRPr="001F0DC2">
        <w:rPr>
          <w:rFonts w:ascii="Times New Roman" w:hAnsi="Times New Roman"/>
          <w:sz w:val="21"/>
          <w:szCs w:val="21"/>
        </w:rPr>
        <w:t xml:space="preserve"> при наличии оснований полагать, что</w:t>
      </w:r>
      <w:r w:rsidR="003C0973" w:rsidRPr="001F0DC2">
        <w:rPr>
          <w:rFonts w:ascii="Times New Roman" w:hAnsi="Times New Roman"/>
          <w:sz w:val="21"/>
          <w:szCs w:val="21"/>
        </w:rPr>
        <w:t xml:space="preserve"> </w:t>
      </w:r>
      <w:r w:rsidRPr="001F0DC2">
        <w:rPr>
          <w:rFonts w:ascii="Times New Roman" w:hAnsi="Times New Roman"/>
          <w:sz w:val="21"/>
          <w:szCs w:val="21"/>
        </w:rPr>
        <w:t>конфиденциальность данного Ключа нарушена;</w:t>
      </w:r>
    </w:p>
    <w:p w14:paraId="67F978F1" w14:textId="77777777" w:rsidR="00D17C46" w:rsidRPr="001F0DC2" w:rsidRDefault="00D17C46" w:rsidP="001F0DC2">
      <w:pPr>
        <w:pStyle w:val="a3"/>
        <w:numPr>
          <w:ilvl w:val="0"/>
          <w:numId w:val="9"/>
        </w:numPr>
        <w:ind w:left="-567" w:right="-336" w:firstLine="1069"/>
        <w:jc w:val="both"/>
        <w:rPr>
          <w:rFonts w:ascii="Times New Roman" w:hAnsi="Times New Roman"/>
          <w:sz w:val="21"/>
          <w:szCs w:val="21"/>
        </w:rPr>
      </w:pPr>
      <w:r w:rsidRPr="001F0DC2">
        <w:rPr>
          <w:rFonts w:ascii="Times New Roman" w:hAnsi="Times New Roman"/>
          <w:sz w:val="21"/>
          <w:szCs w:val="21"/>
        </w:rPr>
        <w:t xml:space="preserve">использовать для создания и проверки </w:t>
      </w:r>
      <w:r w:rsidR="00B17937" w:rsidRPr="001F0DC2">
        <w:rPr>
          <w:rFonts w:ascii="Times New Roman" w:hAnsi="Times New Roman"/>
          <w:sz w:val="21"/>
          <w:szCs w:val="21"/>
        </w:rPr>
        <w:t>К</w:t>
      </w:r>
      <w:r w:rsidRPr="001F0DC2">
        <w:rPr>
          <w:rFonts w:ascii="Times New Roman" w:hAnsi="Times New Roman"/>
          <w:sz w:val="21"/>
          <w:szCs w:val="21"/>
        </w:rPr>
        <w:t>валифицированных электронных подписей,</w:t>
      </w:r>
      <w:r w:rsidR="003C0973" w:rsidRPr="001F0DC2">
        <w:rPr>
          <w:rFonts w:ascii="Times New Roman" w:hAnsi="Times New Roman"/>
          <w:sz w:val="21"/>
          <w:szCs w:val="21"/>
        </w:rPr>
        <w:t xml:space="preserve"> </w:t>
      </w:r>
      <w:r w:rsidRPr="001F0DC2">
        <w:rPr>
          <w:rFonts w:ascii="Times New Roman" w:hAnsi="Times New Roman"/>
          <w:sz w:val="21"/>
          <w:szCs w:val="21"/>
        </w:rPr>
        <w:t xml:space="preserve">создания </w:t>
      </w:r>
      <w:r w:rsidR="001F0DC2" w:rsidRPr="001F0DC2">
        <w:rPr>
          <w:rFonts w:ascii="Times New Roman" w:hAnsi="Times New Roman"/>
          <w:sz w:val="21"/>
          <w:szCs w:val="21"/>
        </w:rPr>
        <w:t>Ключей</w:t>
      </w:r>
      <w:r w:rsidRPr="001F0DC2">
        <w:rPr>
          <w:rFonts w:ascii="Times New Roman" w:hAnsi="Times New Roman"/>
          <w:sz w:val="21"/>
          <w:szCs w:val="21"/>
        </w:rPr>
        <w:t xml:space="preserve"> квалифицированных </w:t>
      </w:r>
      <w:r w:rsidR="00031EF1" w:rsidRPr="001F0DC2">
        <w:rPr>
          <w:rFonts w:ascii="Times New Roman" w:hAnsi="Times New Roman"/>
          <w:sz w:val="21"/>
          <w:szCs w:val="21"/>
        </w:rPr>
        <w:t>ЭП</w:t>
      </w:r>
      <w:r w:rsidRPr="001F0DC2">
        <w:rPr>
          <w:rFonts w:ascii="Times New Roman" w:hAnsi="Times New Roman"/>
          <w:sz w:val="21"/>
          <w:szCs w:val="21"/>
        </w:rPr>
        <w:t xml:space="preserve"> и Ключей их проверки средства</w:t>
      </w:r>
      <w:r w:rsidR="003C0973" w:rsidRPr="001F0DC2">
        <w:rPr>
          <w:rFonts w:ascii="Times New Roman" w:hAnsi="Times New Roman"/>
          <w:sz w:val="21"/>
          <w:szCs w:val="21"/>
        </w:rPr>
        <w:t xml:space="preserve"> </w:t>
      </w:r>
      <w:r w:rsidRPr="001F0DC2">
        <w:rPr>
          <w:rFonts w:ascii="Times New Roman" w:hAnsi="Times New Roman"/>
          <w:sz w:val="21"/>
          <w:szCs w:val="21"/>
        </w:rPr>
        <w:t>электронной подписи, получившие подтверждение соответствия требованиям, установленным в</w:t>
      </w:r>
      <w:r w:rsidR="003C0973" w:rsidRPr="001F0DC2">
        <w:rPr>
          <w:rFonts w:ascii="Times New Roman" w:hAnsi="Times New Roman"/>
          <w:sz w:val="21"/>
          <w:szCs w:val="21"/>
        </w:rPr>
        <w:t xml:space="preserve"> </w:t>
      </w:r>
      <w:r w:rsidRPr="001F0DC2">
        <w:rPr>
          <w:rFonts w:ascii="Times New Roman" w:hAnsi="Times New Roman"/>
          <w:sz w:val="21"/>
          <w:szCs w:val="21"/>
        </w:rPr>
        <w:t>соответствии с ФЗ «Об электронной подписи»</w:t>
      </w:r>
      <w:r w:rsidR="00FC0F5D" w:rsidRPr="001F0DC2">
        <w:rPr>
          <w:rFonts w:ascii="Times New Roman" w:hAnsi="Times New Roman"/>
          <w:sz w:val="21"/>
          <w:szCs w:val="21"/>
        </w:rPr>
        <w:t xml:space="preserve"> № 63-ФЗ</w:t>
      </w:r>
      <w:r w:rsidRPr="001F0DC2">
        <w:rPr>
          <w:rFonts w:ascii="Times New Roman" w:hAnsi="Times New Roman"/>
          <w:sz w:val="21"/>
          <w:szCs w:val="21"/>
        </w:rPr>
        <w:t>.</w:t>
      </w:r>
    </w:p>
    <w:p w14:paraId="68A1A6FD" w14:textId="77777777" w:rsidR="003C0973" w:rsidRPr="001F0DC2" w:rsidRDefault="003C0973" w:rsidP="001F0DC2">
      <w:pPr>
        <w:pStyle w:val="a3"/>
        <w:numPr>
          <w:ilvl w:val="1"/>
          <w:numId w:val="8"/>
        </w:numPr>
        <w:ind w:left="-567" w:right="-336" w:firstLine="709"/>
        <w:jc w:val="both"/>
        <w:rPr>
          <w:rFonts w:ascii="Times New Roman" w:hAnsi="Times New Roman"/>
          <w:sz w:val="21"/>
          <w:szCs w:val="21"/>
        </w:rPr>
      </w:pPr>
      <w:r w:rsidRPr="001F0DC2">
        <w:rPr>
          <w:rFonts w:ascii="Times New Roman" w:hAnsi="Times New Roman"/>
          <w:sz w:val="21"/>
          <w:szCs w:val="21"/>
        </w:rPr>
        <w:t>Выставление и получение Электронных документов/Пакетов электронных документов по телекоммуникационным каналам связи может осуществляться через одного или нескольких Операторов электронного документооборота.</w:t>
      </w:r>
    </w:p>
    <w:p w14:paraId="1C903844" w14:textId="77777777" w:rsidR="00B17937" w:rsidRPr="001F0DC2" w:rsidRDefault="00B17937" w:rsidP="001F0DC2">
      <w:pPr>
        <w:pStyle w:val="a3"/>
        <w:numPr>
          <w:ilvl w:val="1"/>
          <w:numId w:val="8"/>
        </w:numPr>
        <w:ind w:left="-567" w:right="-336" w:firstLine="709"/>
        <w:jc w:val="both"/>
        <w:rPr>
          <w:rFonts w:ascii="Times New Roman" w:hAnsi="Times New Roman"/>
          <w:sz w:val="21"/>
          <w:szCs w:val="21"/>
        </w:rPr>
      </w:pPr>
      <w:r w:rsidRPr="001F0DC2">
        <w:rPr>
          <w:rFonts w:ascii="Times New Roman" w:hAnsi="Times New Roman"/>
          <w:sz w:val="21"/>
          <w:szCs w:val="21"/>
        </w:rPr>
        <w:t xml:space="preserve">Каждая из Сторон несет ответственность за обеспечение </w:t>
      </w:r>
      <w:r w:rsidR="0041572C" w:rsidRPr="001F0DC2">
        <w:rPr>
          <w:rFonts w:ascii="Times New Roman" w:hAnsi="Times New Roman"/>
          <w:sz w:val="21"/>
          <w:szCs w:val="21"/>
        </w:rPr>
        <w:t>конфиденциальности ключей,</w:t>
      </w:r>
      <w:r w:rsidRPr="001F0DC2">
        <w:rPr>
          <w:rFonts w:ascii="Times New Roman" w:hAnsi="Times New Roman"/>
          <w:sz w:val="21"/>
          <w:szCs w:val="21"/>
        </w:rPr>
        <w:t xml:space="preserve"> Квалифицированной ЭП, недопущение использования принадлежащих ей ключей без ее согласия. Если в сертификате Квалифицированной ЭП не указан орган или физическое лицо, действующее от имени организации (Стороны по настоящему Соглашению) при подписании Электронного документа, то в каждом случае получения подписанного Электронного документа </w:t>
      </w:r>
      <w:r w:rsidR="0024711B" w:rsidRPr="001F0DC2">
        <w:rPr>
          <w:rFonts w:ascii="Times New Roman" w:hAnsi="Times New Roman"/>
          <w:sz w:val="21"/>
          <w:szCs w:val="21"/>
        </w:rPr>
        <w:t xml:space="preserve">Сторона, получающая документ, </w:t>
      </w:r>
      <w:r w:rsidRPr="001F0DC2">
        <w:rPr>
          <w:rFonts w:ascii="Times New Roman" w:hAnsi="Times New Roman"/>
          <w:sz w:val="21"/>
          <w:szCs w:val="21"/>
        </w:rPr>
        <w:t xml:space="preserve">добросовестно исходит из того, что </w:t>
      </w:r>
      <w:r w:rsidR="0024711B" w:rsidRPr="001F0DC2">
        <w:rPr>
          <w:rFonts w:ascii="Times New Roman" w:hAnsi="Times New Roman"/>
          <w:sz w:val="21"/>
          <w:szCs w:val="21"/>
        </w:rPr>
        <w:t xml:space="preserve">такой </w:t>
      </w:r>
      <w:r w:rsidRPr="001F0DC2">
        <w:rPr>
          <w:rFonts w:ascii="Times New Roman" w:hAnsi="Times New Roman"/>
          <w:sz w:val="21"/>
          <w:szCs w:val="21"/>
        </w:rPr>
        <w:t>документ подписан от имени Стороны надлежащим лицом, действующим в пределах, имеющихся у него полномочий.</w:t>
      </w:r>
    </w:p>
    <w:p w14:paraId="63CB41F2" w14:textId="77777777" w:rsidR="003736F6" w:rsidRPr="001F0DC2" w:rsidRDefault="003736F6" w:rsidP="001F0DC2">
      <w:pPr>
        <w:pStyle w:val="a3"/>
        <w:numPr>
          <w:ilvl w:val="1"/>
          <w:numId w:val="8"/>
        </w:numPr>
        <w:ind w:left="-567" w:right="-336" w:firstLine="709"/>
        <w:jc w:val="both"/>
        <w:rPr>
          <w:rFonts w:ascii="Times New Roman" w:hAnsi="Times New Roman"/>
          <w:sz w:val="21"/>
          <w:szCs w:val="21"/>
        </w:rPr>
      </w:pPr>
      <w:r w:rsidRPr="001F0DC2">
        <w:rPr>
          <w:rFonts w:ascii="Times New Roman" w:hAnsi="Times New Roman"/>
          <w:sz w:val="21"/>
          <w:szCs w:val="21"/>
        </w:rPr>
        <w:t>Стороны обязуются сообщать друг другу об ограничениях квалифицированной ЭП в течение 2 (двух) рабочих дней с момента установления таких ограничений, в противном случае, до момента получения такого уведомления Сторона вправе считать квалифицированную ЭП другой Стороны не обремененной какими-либо ограничениями, а документы, подписанные такой квалифицированной ЭП - имеющими полную юридическую силу.</w:t>
      </w:r>
    </w:p>
    <w:p w14:paraId="07ADD86E" w14:textId="77777777" w:rsidR="00B17937" w:rsidRPr="001F0DC2" w:rsidRDefault="00B17937" w:rsidP="001F0DC2">
      <w:pPr>
        <w:pStyle w:val="a3"/>
        <w:numPr>
          <w:ilvl w:val="1"/>
          <w:numId w:val="8"/>
        </w:numPr>
        <w:ind w:left="-567" w:right="-336" w:firstLine="709"/>
        <w:jc w:val="both"/>
        <w:rPr>
          <w:rFonts w:ascii="Times New Roman" w:hAnsi="Times New Roman"/>
          <w:sz w:val="21"/>
          <w:szCs w:val="21"/>
        </w:rPr>
      </w:pPr>
      <w:r w:rsidRPr="001F0DC2">
        <w:rPr>
          <w:rFonts w:ascii="Times New Roman" w:hAnsi="Times New Roman"/>
          <w:sz w:val="21"/>
          <w:szCs w:val="21"/>
        </w:rPr>
        <w:t xml:space="preserve"> Организация ЭДО между Сторонами не отменяет использование иных способов изготовления и обмена документами между Сторонами в рамках обязательств, не регулируемых данным Соглашением.</w:t>
      </w:r>
    </w:p>
    <w:p w14:paraId="33549C93" w14:textId="77777777" w:rsidR="00C06606" w:rsidRPr="001F0DC2" w:rsidRDefault="00C06606" w:rsidP="001F0DC2">
      <w:pPr>
        <w:pStyle w:val="a3"/>
        <w:numPr>
          <w:ilvl w:val="1"/>
          <w:numId w:val="8"/>
        </w:numPr>
        <w:ind w:left="-567" w:right="-336" w:firstLine="709"/>
        <w:jc w:val="both"/>
        <w:rPr>
          <w:rFonts w:ascii="Times New Roman" w:hAnsi="Times New Roman"/>
          <w:sz w:val="21"/>
          <w:szCs w:val="21"/>
        </w:rPr>
      </w:pPr>
      <w:r w:rsidRPr="001F0DC2">
        <w:rPr>
          <w:rFonts w:ascii="Times New Roman" w:hAnsi="Times New Roman"/>
          <w:sz w:val="21"/>
          <w:szCs w:val="21"/>
        </w:rPr>
        <w:t>Стороны обязаны информировать друг друга о невозможности обмена документами в электронном виде, подписанными Квалифицированной ЭП, в случае технического сбоя внутренних систем Стороны. В этом случае в период действия такого сбоя Стороны производят обмен документами на бумажном носителе с подписанием собственноручной подписью</w:t>
      </w:r>
      <w:r w:rsidR="00256C48" w:rsidRPr="001F0DC2">
        <w:rPr>
          <w:rFonts w:ascii="Times New Roman" w:hAnsi="Times New Roman"/>
          <w:sz w:val="21"/>
          <w:szCs w:val="21"/>
        </w:rPr>
        <w:t>.</w:t>
      </w:r>
    </w:p>
    <w:p w14:paraId="5007781C" w14:textId="77777777" w:rsidR="00C1745B" w:rsidRPr="001F0DC2" w:rsidRDefault="00C1745B" w:rsidP="001F0DC2">
      <w:pPr>
        <w:pStyle w:val="a3"/>
        <w:numPr>
          <w:ilvl w:val="1"/>
          <w:numId w:val="8"/>
        </w:numPr>
        <w:ind w:left="-567" w:right="-336" w:firstLine="709"/>
        <w:jc w:val="both"/>
        <w:rPr>
          <w:rFonts w:ascii="Times New Roman" w:hAnsi="Times New Roman"/>
          <w:sz w:val="21"/>
          <w:szCs w:val="21"/>
        </w:rPr>
      </w:pPr>
      <w:r w:rsidRPr="001F0DC2">
        <w:rPr>
          <w:rFonts w:ascii="Times New Roman" w:hAnsi="Times New Roman"/>
          <w:sz w:val="21"/>
          <w:szCs w:val="21"/>
        </w:rPr>
        <w:t>Стороны обязаны по необходимости заблаговременно обновлять сертификаты электронных ключей, а при неисполнении этого обязательства немедленно сообщить другой Стороне о возникшей ситуации.</w:t>
      </w:r>
    </w:p>
    <w:p w14:paraId="4997B9AA" w14:textId="77777777" w:rsidR="005C22E9" w:rsidRPr="001F0DC2" w:rsidRDefault="005C22E9" w:rsidP="001F0DC2">
      <w:pPr>
        <w:pStyle w:val="a3"/>
        <w:ind w:left="142" w:right="-336"/>
        <w:jc w:val="both"/>
        <w:rPr>
          <w:rFonts w:ascii="Times New Roman" w:hAnsi="Times New Roman"/>
          <w:sz w:val="21"/>
          <w:szCs w:val="21"/>
        </w:rPr>
      </w:pPr>
    </w:p>
    <w:p w14:paraId="5CBA9363" w14:textId="77777777" w:rsidR="00915F42" w:rsidRPr="001F0DC2" w:rsidRDefault="00915F42" w:rsidP="001F0DC2">
      <w:pPr>
        <w:pStyle w:val="a3"/>
        <w:numPr>
          <w:ilvl w:val="0"/>
          <w:numId w:val="8"/>
        </w:numPr>
        <w:ind w:right="-336"/>
        <w:jc w:val="both"/>
        <w:rPr>
          <w:rFonts w:ascii="Times New Roman" w:hAnsi="Times New Roman"/>
          <w:b/>
          <w:sz w:val="21"/>
          <w:szCs w:val="21"/>
        </w:rPr>
      </w:pPr>
      <w:r w:rsidRPr="001F0DC2">
        <w:rPr>
          <w:rFonts w:ascii="Times New Roman" w:hAnsi="Times New Roman"/>
          <w:b/>
          <w:sz w:val="21"/>
          <w:szCs w:val="21"/>
        </w:rPr>
        <w:t>Порядок обмена Электронными документами между Сторонами</w:t>
      </w:r>
    </w:p>
    <w:p w14:paraId="7CB514A1" w14:textId="77777777" w:rsidR="003C0973" w:rsidRPr="001F0DC2" w:rsidRDefault="003C0973" w:rsidP="001F0DC2">
      <w:pPr>
        <w:pStyle w:val="a3"/>
        <w:numPr>
          <w:ilvl w:val="1"/>
          <w:numId w:val="8"/>
        </w:numPr>
        <w:ind w:left="-567" w:right="-336" w:firstLine="709"/>
        <w:jc w:val="both"/>
        <w:rPr>
          <w:rFonts w:ascii="Times New Roman" w:hAnsi="Times New Roman"/>
          <w:sz w:val="21"/>
          <w:szCs w:val="21"/>
        </w:rPr>
      </w:pPr>
      <w:r w:rsidRPr="001F0DC2">
        <w:rPr>
          <w:rFonts w:ascii="Times New Roman" w:hAnsi="Times New Roman"/>
          <w:sz w:val="21"/>
          <w:szCs w:val="21"/>
        </w:rPr>
        <w:t xml:space="preserve">Обмен Электронными документами/Пакетами электронных документов между Сторонами по телекоммуникационным каналам связи с применением </w:t>
      </w:r>
      <w:r w:rsidR="00915F42" w:rsidRPr="001F0DC2">
        <w:rPr>
          <w:rFonts w:ascii="Times New Roman" w:hAnsi="Times New Roman"/>
          <w:sz w:val="21"/>
          <w:szCs w:val="21"/>
        </w:rPr>
        <w:t>К</w:t>
      </w:r>
      <w:r w:rsidRPr="001F0DC2">
        <w:rPr>
          <w:rFonts w:ascii="Times New Roman" w:hAnsi="Times New Roman"/>
          <w:sz w:val="21"/>
          <w:szCs w:val="21"/>
        </w:rPr>
        <w:t xml:space="preserve">валифицированной </w:t>
      </w:r>
      <w:r w:rsidR="00031EF1" w:rsidRPr="001F0DC2">
        <w:rPr>
          <w:rFonts w:ascii="Times New Roman" w:hAnsi="Times New Roman"/>
          <w:sz w:val="21"/>
          <w:szCs w:val="21"/>
        </w:rPr>
        <w:t>ЭП</w:t>
      </w:r>
      <w:r w:rsidRPr="001F0DC2">
        <w:rPr>
          <w:rFonts w:ascii="Times New Roman" w:hAnsi="Times New Roman"/>
          <w:sz w:val="21"/>
          <w:szCs w:val="21"/>
        </w:rPr>
        <w:t xml:space="preserve"> производится в соответствии с Порядком выставления и получения </w:t>
      </w:r>
      <w:r w:rsidR="00D75AAE">
        <w:rPr>
          <w:rFonts w:ascii="Times New Roman" w:hAnsi="Times New Roman"/>
          <w:sz w:val="21"/>
          <w:szCs w:val="21"/>
        </w:rPr>
        <w:t>документов</w:t>
      </w:r>
      <w:r w:rsidR="00915F42" w:rsidRPr="001F0DC2">
        <w:rPr>
          <w:rFonts w:ascii="Times New Roman" w:hAnsi="Times New Roman"/>
          <w:sz w:val="21"/>
          <w:szCs w:val="21"/>
        </w:rPr>
        <w:t xml:space="preserve">, утвержденным </w:t>
      </w:r>
      <w:r w:rsidR="00D75AAE">
        <w:rPr>
          <w:rFonts w:ascii="Times New Roman" w:hAnsi="Times New Roman"/>
          <w:sz w:val="21"/>
          <w:szCs w:val="21"/>
        </w:rPr>
        <w:t>действующим законодательством.</w:t>
      </w:r>
    </w:p>
    <w:p w14:paraId="49E55242" w14:textId="77777777" w:rsidR="003C0973" w:rsidRPr="001F0DC2" w:rsidRDefault="00915F42" w:rsidP="001F0DC2">
      <w:pPr>
        <w:pStyle w:val="a3"/>
        <w:numPr>
          <w:ilvl w:val="1"/>
          <w:numId w:val="8"/>
        </w:numPr>
        <w:ind w:left="-567" w:right="-336" w:firstLine="709"/>
        <w:jc w:val="both"/>
        <w:rPr>
          <w:rFonts w:ascii="Times New Roman" w:hAnsi="Times New Roman"/>
          <w:sz w:val="21"/>
          <w:szCs w:val="21"/>
        </w:rPr>
      </w:pPr>
      <w:r w:rsidRPr="001F0DC2">
        <w:rPr>
          <w:rFonts w:ascii="Times New Roman" w:hAnsi="Times New Roman"/>
          <w:sz w:val="21"/>
          <w:szCs w:val="21"/>
        </w:rPr>
        <w:t xml:space="preserve">Датой выставления </w:t>
      </w:r>
      <w:r w:rsidR="0024711B" w:rsidRPr="001F0DC2">
        <w:rPr>
          <w:rFonts w:ascii="Times New Roman" w:hAnsi="Times New Roman"/>
          <w:sz w:val="21"/>
          <w:szCs w:val="21"/>
        </w:rPr>
        <w:t xml:space="preserve">одной </w:t>
      </w:r>
      <w:r w:rsidRPr="001F0DC2">
        <w:rPr>
          <w:rFonts w:ascii="Times New Roman" w:hAnsi="Times New Roman"/>
          <w:sz w:val="21"/>
          <w:szCs w:val="21"/>
        </w:rPr>
        <w:t>Стороне</w:t>
      </w:r>
      <w:r w:rsidR="0024711B" w:rsidRPr="001F0DC2">
        <w:rPr>
          <w:rFonts w:ascii="Times New Roman" w:hAnsi="Times New Roman"/>
          <w:sz w:val="21"/>
          <w:szCs w:val="21"/>
        </w:rPr>
        <w:t xml:space="preserve"> </w:t>
      </w:r>
      <w:r w:rsidR="003C0973" w:rsidRPr="001F0DC2">
        <w:rPr>
          <w:rFonts w:ascii="Times New Roman" w:hAnsi="Times New Roman"/>
          <w:sz w:val="21"/>
          <w:szCs w:val="21"/>
        </w:rPr>
        <w:t>Электронного документа/Пакета электронных документов по телекоммуникационным каналам связи считается дата поступления файла Электронного документа/Пакета электронных документов Оператору электронного документооборота от</w:t>
      </w:r>
      <w:r w:rsidRPr="001F0DC2">
        <w:rPr>
          <w:rFonts w:ascii="Times New Roman" w:hAnsi="Times New Roman"/>
          <w:sz w:val="21"/>
          <w:szCs w:val="21"/>
        </w:rPr>
        <w:t xml:space="preserve"> </w:t>
      </w:r>
      <w:r w:rsidR="0024711B" w:rsidRPr="001F0DC2">
        <w:rPr>
          <w:rFonts w:ascii="Times New Roman" w:hAnsi="Times New Roman"/>
          <w:sz w:val="21"/>
          <w:szCs w:val="21"/>
        </w:rPr>
        <w:t xml:space="preserve">другой </w:t>
      </w:r>
      <w:r w:rsidRPr="001F0DC2">
        <w:rPr>
          <w:rFonts w:ascii="Times New Roman" w:hAnsi="Times New Roman"/>
          <w:sz w:val="21"/>
          <w:szCs w:val="21"/>
        </w:rPr>
        <w:t>Стороны</w:t>
      </w:r>
      <w:r w:rsidR="003C0973" w:rsidRPr="001F0DC2">
        <w:rPr>
          <w:rFonts w:ascii="Times New Roman" w:hAnsi="Times New Roman"/>
          <w:sz w:val="21"/>
          <w:szCs w:val="21"/>
        </w:rPr>
        <w:t>, указанная в подтверждении этого Оператора электронного документооборота.</w:t>
      </w:r>
    </w:p>
    <w:p w14:paraId="7D918BDC" w14:textId="77777777" w:rsidR="003C0973" w:rsidRPr="001F0DC2" w:rsidRDefault="003C0973" w:rsidP="001F0DC2">
      <w:pPr>
        <w:pStyle w:val="a3"/>
        <w:numPr>
          <w:ilvl w:val="1"/>
          <w:numId w:val="8"/>
        </w:numPr>
        <w:ind w:left="-567" w:right="-336" w:firstLine="709"/>
        <w:jc w:val="both"/>
        <w:rPr>
          <w:rFonts w:ascii="Times New Roman" w:hAnsi="Times New Roman"/>
          <w:sz w:val="21"/>
          <w:szCs w:val="21"/>
        </w:rPr>
      </w:pPr>
      <w:r w:rsidRPr="001F0DC2">
        <w:rPr>
          <w:rFonts w:ascii="Times New Roman" w:hAnsi="Times New Roman"/>
          <w:sz w:val="21"/>
          <w:szCs w:val="21"/>
        </w:rPr>
        <w:t xml:space="preserve">Датой получения Стороной Электронного документа/Пакета электронных документов по телекоммуникационным каналам связи считается дата направления </w:t>
      </w:r>
      <w:r w:rsidR="0024711B" w:rsidRPr="001F0DC2">
        <w:rPr>
          <w:rFonts w:ascii="Times New Roman" w:hAnsi="Times New Roman"/>
          <w:sz w:val="21"/>
          <w:szCs w:val="21"/>
        </w:rPr>
        <w:t xml:space="preserve">такой </w:t>
      </w:r>
      <w:r w:rsidRPr="001F0DC2">
        <w:rPr>
          <w:rFonts w:ascii="Times New Roman" w:hAnsi="Times New Roman"/>
          <w:sz w:val="21"/>
          <w:szCs w:val="21"/>
        </w:rPr>
        <w:t>Стороне</w:t>
      </w:r>
      <w:r w:rsidR="0024711B" w:rsidRPr="001F0DC2">
        <w:rPr>
          <w:rFonts w:ascii="Times New Roman" w:hAnsi="Times New Roman"/>
          <w:sz w:val="21"/>
          <w:szCs w:val="21"/>
        </w:rPr>
        <w:t xml:space="preserve"> ее </w:t>
      </w:r>
      <w:r w:rsidRPr="001F0DC2">
        <w:rPr>
          <w:rFonts w:ascii="Times New Roman" w:hAnsi="Times New Roman"/>
          <w:sz w:val="21"/>
          <w:szCs w:val="21"/>
        </w:rPr>
        <w:t>Оператором электронного документооборота файла Электронного документа/Пакета</w:t>
      </w:r>
      <w:r w:rsidR="00915F42" w:rsidRPr="001F0DC2">
        <w:rPr>
          <w:rFonts w:ascii="Times New Roman" w:hAnsi="Times New Roman"/>
          <w:sz w:val="21"/>
          <w:szCs w:val="21"/>
        </w:rPr>
        <w:t xml:space="preserve"> электронных документов </w:t>
      </w:r>
      <w:r w:rsidR="00C56ACD" w:rsidRPr="001F0DC2">
        <w:rPr>
          <w:rFonts w:ascii="Times New Roman" w:hAnsi="Times New Roman"/>
          <w:sz w:val="21"/>
          <w:szCs w:val="21"/>
        </w:rPr>
        <w:t xml:space="preserve">другой </w:t>
      </w:r>
      <w:r w:rsidR="00915F42" w:rsidRPr="001F0DC2">
        <w:rPr>
          <w:rFonts w:ascii="Times New Roman" w:hAnsi="Times New Roman"/>
          <w:sz w:val="21"/>
          <w:szCs w:val="21"/>
        </w:rPr>
        <w:t>Стороны</w:t>
      </w:r>
      <w:r w:rsidRPr="001F0DC2">
        <w:rPr>
          <w:rFonts w:ascii="Times New Roman" w:hAnsi="Times New Roman"/>
          <w:sz w:val="21"/>
          <w:szCs w:val="21"/>
        </w:rPr>
        <w:t>, указанная в подтверждении этого Оператора электронного документооборота.</w:t>
      </w:r>
    </w:p>
    <w:p w14:paraId="53AF679D" w14:textId="77777777" w:rsidR="003C0973" w:rsidRPr="001F0DC2" w:rsidRDefault="003C0973" w:rsidP="001F0DC2">
      <w:pPr>
        <w:pStyle w:val="a3"/>
        <w:numPr>
          <w:ilvl w:val="1"/>
          <w:numId w:val="8"/>
        </w:numPr>
        <w:ind w:left="-567" w:right="-336" w:firstLine="709"/>
        <w:jc w:val="both"/>
        <w:rPr>
          <w:rFonts w:ascii="Times New Roman" w:hAnsi="Times New Roman"/>
          <w:sz w:val="21"/>
          <w:szCs w:val="21"/>
        </w:rPr>
      </w:pPr>
      <w:r w:rsidRPr="001F0DC2">
        <w:rPr>
          <w:rFonts w:ascii="Times New Roman" w:hAnsi="Times New Roman"/>
          <w:sz w:val="21"/>
          <w:szCs w:val="21"/>
        </w:rPr>
        <w:t>Электронный документ/Пакет электронных документов считается полученным Стороно</w:t>
      </w:r>
      <w:r w:rsidR="00915F42" w:rsidRPr="001F0DC2">
        <w:rPr>
          <w:rFonts w:ascii="Times New Roman" w:hAnsi="Times New Roman"/>
          <w:sz w:val="21"/>
          <w:szCs w:val="21"/>
        </w:rPr>
        <w:t>й</w:t>
      </w:r>
      <w:r w:rsidRPr="001F0DC2">
        <w:rPr>
          <w:rFonts w:ascii="Times New Roman" w:hAnsi="Times New Roman"/>
          <w:sz w:val="21"/>
          <w:szCs w:val="21"/>
        </w:rPr>
        <w:t xml:space="preserve">, если ей поступило соответствующее подтверждение Оператора электронного документооборота, при наличии </w:t>
      </w:r>
      <w:r w:rsidR="00915F42" w:rsidRPr="001F0DC2">
        <w:rPr>
          <w:rFonts w:ascii="Times New Roman" w:hAnsi="Times New Roman"/>
          <w:sz w:val="21"/>
          <w:szCs w:val="21"/>
        </w:rPr>
        <w:t>извещения</w:t>
      </w:r>
      <w:r w:rsidR="00C56ACD" w:rsidRPr="001F0DC2">
        <w:rPr>
          <w:rFonts w:ascii="Times New Roman" w:hAnsi="Times New Roman"/>
          <w:sz w:val="21"/>
          <w:szCs w:val="21"/>
        </w:rPr>
        <w:t xml:space="preserve"> этой</w:t>
      </w:r>
      <w:r w:rsidR="00915F42" w:rsidRPr="001F0DC2">
        <w:rPr>
          <w:rFonts w:ascii="Times New Roman" w:hAnsi="Times New Roman"/>
          <w:sz w:val="21"/>
          <w:szCs w:val="21"/>
        </w:rPr>
        <w:t xml:space="preserve"> Стороны</w:t>
      </w:r>
      <w:r w:rsidRPr="001F0DC2">
        <w:rPr>
          <w:rFonts w:ascii="Times New Roman" w:hAnsi="Times New Roman"/>
          <w:sz w:val="21"/>
          <w:szCs w:val="21"/>
        </w:rPr>
        <w:t xml:space="preserve"> о получении Электронного документа/Пакета электронных документов, подписанного Электр</w:t>
      </w:r>
      <w:r w:rsidR="00915F42" w:rsidRPr="001F0DC2">
        <w:rPr>
          <w:rFonts w:ascii="Times New Roman" w:hAnsi="Times New Roman"/>
          <w:sz w:val="21"/>
          <w:szCs w:val="21"/>
        </w:rPr>
        <w:t xml:space="preserve">онной цифровой подписью </w:t>
      </w:r>
      <w:r w:rsidR="00C56ACD" w:rsidRPr="001F0DC2">
        <w:rPr>
          <w:rFonts w:ascii="Times New Roman" w:hAnsi="Times New Roman"/>
          <w:sz w:val="21"/>
          <w:szCs w:val="21"/>
        </w:rPr>
        <w:t xml:space="preserve">такой </w:t>
      </w:r>
      <w:r w:rsidR="00915F42" w:rsidRPr="001F0DC2">
        <w:rPr>
          <w:rFonts w:ascii="Times New Roman" w:hAnsi="Times New Roman"/>
          <w:sz w:val="21"/>
          <w:szCs w:val="21"/>
        </w:rPr>
        <w:t>Стороны</w:t>
      </w:r>
      <w:r w:rsidR="00C56ACD" w:rsidRPr="001F0DC2">
        <w:rPr>
          <w:rFonts w:ascii="Times New Roman" w:hAnsi="Times New Roman"/>
          <w:sz w:val="21"/>
          <w:szCs w:val="21"/>
        </w:rPr>
        <w:t xml:space="preserve"> </w:t>
      </w:r>
      <w:r w:rsidRPr="001F0DC2">
        <w:rPr>
          <w:rFonts w:ascii="Times New Roman" w:hAnsi="Times New Roman"/>
          <w:sz w:val="21"/>
          <w:szCs w:val="21"/>
        </w:rPr>
        <w:t>и подтвержденного Оператором электронного документооборота.</w:t>
      </w:r>
      <w:r w:rsidR="0068799B" w:rsidRPr="001F0DC2">
        <w:rPr>
          <w:rFonts w:ascii="Times New Roman" w:hAnsi="Times New Roman"/>
          <w:sz w:val="21"/>
          <w:szCs w:val="21"/>
        </w:rPr>
        <w:t xml:space="preserve"> Если Направляющая и/или Получающая Сторона не получила в установленный срок любое из положенных подтверждений Оператора ЭД</w:t>
      </w:r>
      <w:r w:rsidR="00E93915" w:rsidRPr="001F0DC2">
        <w:rPr>
          <w:rFonts w:ascii="Times New Roman" w:hAnsi="Times New Roman"/>
          <w:sz w:val="21"/>
          <w:szCs w:val="21"/>
        </w:rPr>
        <w:t>О</w:t>
      </w:r>
      <w:r w:rsidR="0068799B" w:rsidRPr="001F0DC2">
        <w:rPr>
          <w:rFonts w:ascii="Times New Roman" w:hAnsi="Times New Roman"/>
          <w:sz w:val="21"/>
          <w:szCs w:val="21"/>
        </w:rPr>
        <w:t xml:space="preserve"> или файл с документом, он сообщает о данном факте Оператору ЭД.</w:t>
      </w:r>
    </w:p>
    <w:p w14:paraId="0B26D312" w14:textId="77777777" w:rsidR="003C0973" w:rsidRPr="001F0DC2" w:rsidRDefault="003C0973" w:rsidP="001F0DC2">
      <w:pPr>
        <w:pStyle w:val="a3"/>
        <w:numPr>
          <w:ilvl w:val="1"/>
          <w:numId w:val="8"/>
        </w:numPr>
        <w:ind w:left="-567" w:right="-336" w:firstLine="709"/>
        <w:jc w:val="both"/>
        <w:rPr>
          <w:rFonts w:ascii="Times New Roman" w:hAnsi="Times New Roman"/>
          <w:sz w:val="21"/>
          <w:szCs w:val="21"/>
        </w:rPr>
      </w:pPr>
      <w:r w:rsidRPr="001F0DC2">
        <w:rPr>
          <w:rFonts w:ascii="Times New Roman" w:hAnsi="Times New Roman"/>
          <w:sz w:val="21"/>
          <w:szCs w:val="21"/>
        </w:rPr>
        <w:t xml:space="preserve">Участники электронного документооборота обеспечивают хранение Электронных документов/Пакетов электронных документов, подписанных Электронной подписью, составление и выставление которых предусмотрено настоящим </w:t>
      </w:r>
      <w:r w:rsidR="00915F42" w:rsidRPr="001F0DC2">
        <w:rPr>
          <w:rFonts w:ascii="Times New Roman" w:hAnsi="Times New Roman"/>
          <w:sz w:val="21"/>
          <w:szCs w:val="21"/>
        </w:rPr>
        <w:t>С</w:t>
      </w:r>
      <w:r w:rsidRPr="001F0DC2">
        <w:rPr>
          <w:rFonts w:ascii="Times New Roman" w:hAnsi="Times New Roman"/>
          <w:sz w:val="21"/>
          <w:szCs w:val="21"/>
        </w:rPr>
        <w:t xml:space="preserve">оглашением, совместно с применявшимся для формирования Электронной подписи указанных документов Сертификатом ключа подписи в течение срока, установленного </w:t>
      </w:r>
      <w:r w:rsidR="00CA7C46">
        <w:rPr>
          <w:rFonts w:ascii="Times New Roman" w:hAnsi="Times New Roman"/>
          <w:sz w:val="21"/>
          <w:szCs w:val="21"/>
        </w:rPr>
        <w:t>действующим законодательством</w:t>
      </w:r>
      <w:r w:rsidRPr="001F0DC2">
        <w:rPr>
          <w:rFonts w:ascii="Times New Roman" w:hAnsi="Times New Roman"/>
          <w:sz w:val="21"/>
          <w:szCs w:val="21"/>
        </w:rPr>
        <w:t>.</w:t>
      </w:r>
    </w:p>
    <w:p w14:paraId="6B7C15A1" w14:textId="77777777" w:rsidR="003C0973" w:rsidRPr="001F0DC2" w:rsidRDefault="003C0973" w:rsidP="001F0DC2">
      <w:pPr>
        <w:pStyle w:val="a3"/>
        <w:numPr>
          <w:ilvl w:val="1"/>
          <w:numId w:val="8"/>
        </w:numPr>
        <w:ind w:left="-567" w:right="-336" w:firstLine="709"/>
        <w:jc w:val="both"/>
        <w:rPr>
          <w:rFonts w:ascii="Times New Roman" w:hAnsi="Times New Roman"/>
          <w:sz w:val="21"/>
          <w:szCs w:val="21"/>
        </w:rPr>
      </w:pPr>
      <w:r w:rsidRPr="001F0DC2">
        <w:rPr>
          <w:rFonts w:ascii="Times New Roman" w:hAnsi="Times New Roman"/>
          <w:sz w:val="21"/>
          <w:szCs w:val="21"/>
        </w:rPr>
        <w:lastRenderedPageBreak/>
        <w:t>Стороны самостоятельно обеспечивают установку, настройку и эксплуатацию средств Электронной подписи, в соответствии с требованиями действующего законодательства и регламентом Удостоверяющего центра.</w:t>
      </w:r>
    </w:p>
    <w:p w14:paraId="1256B541" w14:textId="77777777" w:rsidR="0068799B" w:rsidRPr="001F0DC2" w:rsidRDefault="0068799B" w:rsidP="001F0DC2">
      <w:pPr>
        <w:pStyle w:val="a3"/>
        <w:numPr>
          <w:ilvl w:val="1"/>
          <w:numId w:val="8"/>
        </w:numPr>
        <w:ind w:left="-567" w:right="-336" w:firstLine="709"/>
        <w:jc w:val="both"/>
        <w:rPr>
          <w:rFonts w:ascii="Times New Roman" w:hAnsi="Times New Roman"/>
          <w:sz w:val="21"/>
          <w:szCs w:val="21"/>
        </w:rPr>
      </w:pPr>
      <w:r w:rsidRPr="001F0DC2">
        <w:rPr>
          <w:rFonts w:ascii="Times New Roman" w:hAnsi="Times New Roman"/>
          <w:sz w:val="21"/>
          <w:szCs w:val="21"/>
        </w:rPr>
        <w:t>В случае необходимости внесения корректировок в направленный посредством ЭД</w:t>
      </w:r>
      <w:r w:rsidR="00E93915" w:rsidRPr="001F0DC2">
        <w:rPr>
          <w:rFonts w:ascii="Times New Roman" w:hAnsi="Times New Roman"/>
          <w:sz w:val="21"/>
          <w:szCs w:val="21"/>
        </w:rPr>
        <w:t>О</w:t>
      </w:r>
      <w:r w:rsidRPr="001F0DC2">
        <w:rPr>
          <w:rFonts w:ascii="Times New Roman" w:hAnsi="Times New Roman"/>
          <w:sz w:val="21"/>
          <w:szCs w:val="21"/>
        </w:rPr>
        <w:t xml:space="preserve"> документ, Направляющая Сторона составляет соответствующее информационное письмо и направляет откорректированный документ и информационное письмо Получающей Стороне в порядке, установленном Оператором ЭД</w:t>
      </w:r>
      <w:r w:rsidR="00E93915" w:rsidRPr="001F0DC2">
        <w:rPr>
          <w:rFonts w:ascii="Times New Roman" w:hAnsi="Times New Roman"/>
          <w:sz w:val="21"/>
          <w:szCs w:val="21"/>
        </w:rPr>
        <w:t>О</w:t>
      </w:r>
      <w:r w:rsidRPr="001F0DC2">
        <w:rPr>
          <w:rFonts w:ascii="Times New Roman" w:hAnsi="Times New Roman"/>
          <w:sz w:val="21"/>
          <w:szCs w:val="21"/>
        </w:rPr>
        <w:t>.</w:t>
      </w:r>
      <w:r w:rsidR="00E93915" w:rsidRPr="001F0DC2">
        <w:rPr>
          <w:rFonts w:ascii="Times New Roman" w:hAnsi="Times New Roman"/>
          <w:sz w:val="21"/>
          <w:szCs w:val="21"/>
        </w:rPr>
        <w:t xml:space="preserve"> Внесение изменений в электронные документы в одностороннем порядке не допускается.</w:t>
      </w:r>
    </w:p>
    <w:p w14:paraId="23744A85" w14:textId="77777777" w:rsidR="00C06606" w:rsidRPr="001F0DC2" w:rsidRDefault="00C06606" w:rsidP="001F0DC2">
      <w:pPr>
        <w:pStyle w:val="a3"/>
        <w:ind w:left="142" w:right="-336"/>
        <w:jc w:val="both"/>
        <w:rPr>
          <w:rFonts w:ascii="Times New Roman" w:hAnsi="Times New Roman"/>
          <w:sz w:val="21"/>
          <w:szCs w:val="21"/>
        </w:rPr>
      </w:pPr>
    </w:p>
    <w:p w14:paraId="3F5B83DE" w14:textId="77777777" w:rsidR="00686717" w:rsidRPr="001F0DC2" w:rsidRDefault="00686717" w:rsidP="001F0DC2">
      <w:pPr>
        <w:pStyle w:val="a3"/>
        <w:numPr>
          <w:ilvl w:val="0"/>
          <w:numId w:val="8"/>
        </w:numPr>
        <w:ind w:right="-336"/>
        <w:jc w:val="both"/>
        <w:rPr>
          <w:rFonts w:ascii="Times New Roman" w:hAnsi="Times New Roman"/>
          <w:b/>
          <w:sz w:val="21"/>
          <w:szCs w:val="21"/>
        </w:rPr>
      </w:pPr>
      <w:r w:rsidRPr="001F0DC2">
        <w:rPr>
          <w:rFonts w:ascii="Times New Roman" w:hAnsi="Times New Roman"/>
          <w:b/>
          <w:sz w:val="21"/>
          <w:szCs w:val="21"/>
        </w:rPr>
        <w:t>Прочие условия</w:t>
      </w:r>
    </w:p>
    <w:p w14:paraId="34DEB44A" w14:textId="77777777" w:rsidR="00686717" w:rsidRPr="001F0DC2" w:rsidRDefault="00031EF1" w:rsidP="001F0DC2">
      <w:pPr>
        <w:pStyle w:val="a3"/>
        <w:numPr>
          <w:ilvl w:val="1"/>
          <w:numId w:val="8"/>
        </w:numPr>
        <w:ind w:left="-567" w:right="-336" w:firstLine="709"/>
        <w:jc w:val="both"/>
        <w:rPr>
          <w:rFonts w:ascii="Times New Roman" w:hAnsi="Times New Roman"/>
          <w:sz w:val="21"/>
          <w:szCs w:val="21"/>
        </w:rPr>
      </w:pPr>
      <w:r w:rsidRPr="001F0DC2">
        <w:rPr>
          <w:rFonts w:ascii="Times New Roman" w:hAnsi="Times New Roman"/>
          <w:sz w:val="21"/>
          <w:szCs w:val="21"/>
        </w:rPr>
        <w:t xml:space="preserve">В случае, если Направляющая сторона не получила от Получающей стороны и/или Оператора Получающей стороны, извещение о получении электронного документа и при условии отсутствия от Получающей Стороны уведомления </w:t>
      </w:r>
      <w:r w:rsidR="00686717" w:rsidRPr="001F0DC2">
        <w:rPr>
          <w:rFonts w:ascii="Times New Roman" w:hAnsi="Times New Roman"/>
          <w:sz w:val="21"/>
          <w:szCs w:val="21"/>
        </w:rPr>
        <w:t>согласно п. 2.</w:t>
      </w:r>
      <w:r w:rsidR="00617A8A">
        <w:rPr>
          <w:rFonts w:ascii="Times New Roman" w:hAnsi="Times New Roman"/>
          <w:sz w:val="21"/>
          <w:szCs w:val="21"/>
        </w:rPr>
        <w:t>8</w:t>
      </w:r>
      <w:r w:rsidR="00686717" w:rsidRPr="001F0DC2">
        <w:rPr>
          <w:rFonts w:ascii="Times New Roman" w:hAnsi="Times New Roman"/>
          <w:sz w:val="21"/>
          <w:szCs w:val="21"/>
        </w:rPr>
        <w:t xml:space="preserve">. Соглашения и невозможности для </w:t>
      </w:r>
      <w:r w:rsidR="00C06606" w:rsidRPr="001F0DC2">
        <w:rPr>
          <w:rFonts w:ascii="Times New Roman" w:hAnsi="Times New Roman"/>
          <w:sz w:val="21"/>
          <w:szCs w:val="21"/>
        </w:rPr>
        <w:t xml:space="preserve">первой </w:t>
      </w:r>
      <w:r w:rsidR="00686717" w:rsidRPr="001F0DC2">
        <w:rPr>
          <w:rFonts w:ascii="Times New Roman" w:hAnsi="Times New Roman"/>
          <w:sz w:val="21"/>
          <w:szCs w:val="21"/>
        </w:rPr>
        <w:t xml:space="preserve">Стороны получить от </w:t>
      </w:r>
      <w:r w:rsidR="00C06606" w:rsidRPr="001F0DC2">
        <w:rPr>
          <w:rFonts w:ascii="Times New Roman" w:hAnsi="Times New Roman"/>
          <w:sz w:val="21"/>
          <w:szCs w:val="21"/>
        </w:rPr>
        <w:t xml:space="preserve">второй </w:t>
      </w:r>
      <w:r w:rsidR="00686717" w:rsidRPr="001F0DC2">
        <w:rPr>
          <w:rFonts w:ascii="Times New Roman" w:hAnsi="Times New Roman"/>
          <w:sz w:val="21"/>
          <w:szCs w:val="21"/>
        </w:rPr>
        <w:t xml:space="preserve">Стороны информацию о причинах отсутствия извещения, </w:t>
      </w:r>
      <w:r w:rsidR="00C06606" w:rsidRPr="001F0DC2">
        <w:rPr>
          <w:rFonts w:ascii="Times New Roman" w:hAnsi="Times New Roman"/>
          <w:sz w:val="21"/>
          <w:szCs w:val="21"/>
        </w:rPr>
        <w:t xml:space="preserve">первая Сторона </w:t>
      </w:r>
      <w:r w:rsidR="00686717" w:rsidRPr="001F0DC2">
        <w:rPr>
          <w:rFonts w:ascii="Times New Roman" w:hAnsi="Times New Roman"/>
          <w:sz w:val="21"/>
          <w:szCs w:val="21"/>
        </w:rPr>
        <w:t>оформляет соответствующий Документ на бумажном носителе с подписанием собственноручной подписью, Стороны считают его оригиналом</w:t>
      </w:r>
      <w:r w:rsidR="00C06606" w:rsidRPr="001F0DC2">
        <w:rPr>
          <w:rFonts w:ascii="Times New Roman" w:hAnsi="Times New Roman"/>
          <w:sz w:val="21"/>
          <w:szCs w:val="21"/>
        </w:rPr>
        <w:t>.</w:t>
      </w:r>
    </w:p>
    <w:p w14:paraId="5EB75026" w14:textId="77777777" w:rsidR="00686717" w:rsidRPr="001F0DC2" w:rsidRDefault="00686717" w:rsidP="001F0DC2">
      <w:pPr>
        <w:pStyle w:val="a3"/>
        <w:numPr>
          <w:ilvl w:val="1"/>
          <w:numId w:val="8"/>
        </w:numPr>
        <w:ind w:left="-567" w:right="-336" w:firstLine="709"/>
        <w:jc w:val="both"/>
        <w:rPr>
          <w:rFonts w:ascii="Times New Roman" w:hAnsi="Times New Roman"/>
          <w:sz w:val="21"/>
          <w:szCs w:val="21"/>
        </w:rPr>
      </w:pPr>
      <w:r w:rsidRPr="001F0DC2">
        <w:rPr>
          <w:rFonts w:ascii="Times New Roman" w:hAnsi="Times New Roman"/>
          <w:sz w:val="21"/>
          <w:szCs w:val="21"/>
        </w:rPr>
        <w:t xml:space="preserve">В случае невозможности и далее производить обмен документами в электронном виде (неполучение извещений о получении Электронного документа, отсутствие любого вида связи с </w:t>
      </w:r>
      <w:r w:rsidR="00C06606" w:rsidRPr="001F0DC2">
        <w:rPr>
          <w:rFonts w:ascii="Times New Roman" w:hAnsi="Times New Roman"/>
          <w:sz w:val="21"/>
          <w:szCs w:val="21"/>
        </w:rPr>
        <w:t xml:space="preserve">одной из </w:t>
      </w:r>
      <w:r w:rsidRPr="001F0DC2">
        <w:rPr>
          <w:rFonts w:ascii="Times New Roman" w:hAnsi="Times New Roman"/>
          <w:sz w:val="21"/>
          <w:szCs w:val="21"/>
        </w:rPr>
        <w:t>Сторон и пр.)</w:t>
      </w:r>
      <w:r w:rsidR="00C06606" w:rsidRPr="001F0DC2">
        <w:rPr>
          <w:rFonts w:ascii="Times New Roman" w:hAnsi="Times New Roman"/>
          <w:sz w:val="21"/>
          <w:szCs w:val="21"/>
        </w:rPr>
        <w:t xml:space="preserve"> другая Сторона оформляет Электронные д</w:t>
      </w:r>
      <w:r w:rsidRPr="001F0DC2">
        <w:rPr>
          <w:rFonts w:ascii="Times New Roman" w:hAnsi="Times New Roman"/>
          <w:sz w:val="21"/>
          <w:szCs w:val="21"/>
        </w:rPr>
        <w:t>окументы на бумажных носителях в письменном виде и Стороны считают их оригиналами.</w:t>
      </w:r>
    </w:p>
    <w:p w14:paraId="398AB6C5" w14:textId="77777777" w:rsidR="008C65CF" w:rsidRPr="001F0DC2" w:rsidRDefault="008C65CF" w:rsidP="001F0DC2">
      <w:pPr>
        <w:pStyle w:val="a3"/>
        <w:numPr>
          <w:ilvl w:val="1"/>
          <w:numId w:val="8"/>
        </w:numPr>
        <w:ind w:left="-567" w:right="-336" w:firstLine="709"/>
        <w:jc w:val="both"/>
        <w:rPr>
          <w:rFonts w:ascii="Times New Roman" w:hAnsi="Times New Roman"/>
          <w:sz w:val="21"/>
          <w:szCs w:val="21"/>
        </w:rPr>
      </w:pPr>
      <w:r w:rsidRPr="001F0DC2">
        <w:rPr>
          <w:rFonts w:ascii="Times New Roman" w:hAnsi="Times New Roman"/>
          <w:sz w:val="21"/>
          <w:szCs w:val="21"/>
        </w:rPr>
        <w:t xml:space="preserve">Квалифицированная ЭП, которой подписан Документ, удовлетворяющий условиям, перечисленным выше в п. </w:t>
      </w:r>
      <w:r w:rsidR="002638F7" w:rsidRPr="001F0DC2">
        <w:rPr>
          <w:rFonts w:ascii="Times New Roman" w:hAnsi="Times New Roman"/>
          <w:sz w:val="21"/>
          <w:szCs w:val="21"/>
        </w:rPr>
        <w:t>2</w:t>
      </w:r>
      <w:r w:rsidRPr="001F0DC2">
        <w:rPr>
          <w:rFonts w:ascii="Times New Roman" w:hAnsi="Times New Roman"/>
          <w:sz w:val="21"/>
          <w:szCs w:val="21"/>
        </w:rPr>
        <w:t>.1. настоящего Соглашения, признается действительной до тех пор, пока решением суда не установлено иное.</w:t>
      </w:r>
    </w:p>
    <w:p w14:paraId="19926BCD" w14:textId="77777777" w:rsidR="008C65CF" w:rsidRPr="001F0DC2" w:rsidRDefault="008C65CF" w:rsidP="001F0DC2">
      <w:pPr>
        <w:pStyle w:val="a3"/>
        <w:numPr>
          <w:ilvl w:val="1"/>
          <w:numId w:val="8"/>
        </w:numPr>
        <w:ind w:left="-567" w:right="-336" w:firstLine="709"/>
        <w:jc w:val="both"/>
        <w:rPr>
          <w:rFonts w:ascii="Times New Roman" w:hAnsi="Times New Roman"/>
          <w:sz w:val="21"/>
          <w:szCs w:val="21"/>
        </w:rPr>
      </w:pPr>
      <w:r w:rsidRPr="001F0DC2">
        <w:rPr>
          <w:rFonts w:ascii="Times New Roman" w:hAnsi="Times New Roman"/>
          <w:sz w:val="21"/>
          <w:szCs w:val="21"/>
        </w:rPr>
        <w:t>Все споры, возникающие в связи с исполнением настоящего Соглашения, рассматриваются тем же судом, которому подсудны споры, вытекающие из обязательств Сторон, определенных в п. 1.1. настоящего Соглашения.</w:t>
      </w:r>
    </w:p>
    <w:p w14:paraId="213E4ED9" w14:textId="77777777" w:rsidR="002638F7" w:rsidRPr="001F0DC2" w:rsidRDefault="002638F7" w:rsidP="001F0DC2">
      <w:pPr>
        <w:pStyle w:val="a3"/>
        <w:numPr>
          <w:ilvl w:val="1"/>
          <w:numId w:val="8"/>
        </w:numPr>
        <w:ind w:left="-567" w:right="-336" w:firstLine="709"/>
        <w:jc w:val="both"/>
        <w:rPr>
          <w:rFonts w:ascii="Times New Roman" w:hAnsi="Times New Roman"/>
          <w:sz w:val="21"/>
          <w:szCs w:val="21"/>
        </w:rPr>
      </w:pPr>
      <w:r w:rsidRPr="001F0DC2">
        <w:rPr>
          <w:rFonts w:ascii="Times New Roman" w:hAnsi="Times New Roman"/>
          <w:sz w:val="21"/>
          <w:szCs w:val="21"/>
        </w:rPr>
        <w:t>Настоящее Соглашение вступает в силу с момента его подписания Сторонами</w:t>
      </w:r>
      <w:r w:rsidR="00BC7741">
        <w:rPr>
          <w:rFonts w:ascii="Times New Roman" w:hAnsi="Times New Roman"/>
          <w:sz w:val="21"/>
          <w:szCs w:val="21"/>
        </w:rPr>
        <w:t>. Если Соглашение фактически подписано позже даты, указанной в правом верхнем углу первой страницы, то положения Соглашения распространяются на фактические отношения Сторон, возникшие с даты, указанной в правом верхнем углу первой страницы Соглашения.</w:t>
      </w:r>
    </w:p>
    <w:p w14:paraId="6E639739" w14:textId="77777777" w:rsidR="00E33F86" w:rsidRPr="004E3331" w:rsidRDefault="002638F7" w:rsidP="001F0DC2">
      <w:pPr>
        <w:pStyle w:val="a3"/>
        <w:numPr>
          <w:ilvl w:val="1"/>
          <w:numId w:val="8"/>
        </w:numPr>
        <w:ind w:left="-567" w:right="-336" w:firstLine="709"/>
        <w:jc w:val="both"/>
        <w:rPr>
          <w:rFonts w:ascii="Times New Roman" w:hAnsi="Times New Roman"/>
          <w:sz w:val="21"/>
          <w:szCs w:val="21"/>
        </w:rPr>
      </w:pPr>
      <w:r w:rsidRPr="004E3331">
        <w:rPr>
          <w:rFonts w:ascii="Times New Roman" w:hAnsi="Times New Roman"/>
          <w:sz w:val="21"/>
          <w:szCs w:val="21"/>
        </w:rPr>
        <w:t>Сторона имеет право в одностороннем внесудебном порядке отказаться от исполнения настоящего Соглашения, письменно уведомив об этом другую Сторону не менее чем за 30 дней до расторжения Соглашения.</w:t>
      </w:r>
    </w:p>
    <w:p w14:paraId="7DAD4EFA" w14:textId="77777777" w:rsidR="004E3331" w:rsidRDefault="00180DF7" w:rsidP="004E3331">
      <w:pPr>
        <w:ind w:left="-567" w:right="-336" w:firstLine="709"/>
        <w:contextualSpacing/>
        <w:rPr>
          <w:rFonts w:ascii="Times New Roman" w:hAnsi="Times New Roman"/>
          <w:sz w:val="21"/>
          <w:szCs w:val="21"/>
          <w:lang w:val="en-US"/>
        </w:rPr>
      </w:pPr>
      <w:r w:rsidRPr="001F0DC2">
        <w:rPr>
          <w:rFonts w:ascii="Times New Roman" w:hAnsi="Times New Roman"/>
          <w:sz w:val="21"/>
          <w:szCs w:val="21"/>
        </w:rPr>
        <w:t>Подписи Сторон:</w:t>
      </w:r>
    </w:p>
    <w:tbl>
      <w:tblPr>
        <w:tblW w:w="9678" w:type="dxa"/>
        <w:tblInd w:w="-414" w:type="dxa"/>
        <w:tblLook w:val="04A0" w:firstRow="1" w:lastRow="0" w:firstColumn="1" w:lastColumn="0" w:noHBand="0" w:noVBand="1"/>
      </w:tblPr>
      <w:tblGrid>
        <w:gridCol w:w="1083"/>
        <w:gridCol w:w="785"/>
        <w:gridCol w:w="1083"/>
        <w:gridCol w:w="207"/>
        <w:gridCol w:w="1523"/>
        <w:gridCol w:w="326"/>
        <w:gridCol w:w="187"/>
        <w:gridCol w:w="502"/>
        <w:gridCol w:w="1566"/>
        <w:gridCol w:w="77"/>
        <w:gridCol w:w="1861"/>
        <w:gridCol w:w="450"/>
        <w:gridCol w:w="28"/>
      </w:tblGrid>
      <w:tr w:rsidR="004E3331" w:rsidRPr="00B636EB" w14:paraId="0DD96BFA" w14:textId="77777777" w:rsidTr="004E3331">
        <w:trPr>
          <w:gridAfter w:val="1"/>
          <w:wAfter w:w="28" w:type="dxa"/>
        </w:trPr>
        <w:tc>
          <w:tcPr>
            <w:tcW w:w="1868" w:type="dxa"/>
            <w:gridSpan w:val="2"/>
          </w:tcPr>
          <w:p w14:paraId="7CBBD4F6" w14:textId="77777777" w:rsidR="004E3331" w:rsidRPr="00B636EB" w:rsidRDefault="004E3331">
            <w:pPr>
              <w:rPr>
                <w:sz w:val="20"/>
                <w:szCs w:val="20"/>
              </w:rPr>
            </w:pPr>
          </w:p>
        </w:tc>
        <w:tc>
          <w:tcPr>
            <w:tcW w:w="3828" w:type="dxa"/>
            <w:gridSpan w:val="6"/>
            <w:hideMark/>
          </w:tcPr>
          <w:p w14:paraId="4CE5E338" w14:textId="77777777" w:rsidR="004E3331" w:rsidRPr="00B636EB" w:rsidRDefault="004E3331">
            <w:pPr>
              <w:jc w:val="center"/>
              <w:rPr>
                <w:b/>
                <w:sz w:val="20"/>
                <w:szCs w:val="20"/>
              </w:rPr>
            </w:pPr>
            <w:r w:rsidRPr="00B636EB">
              <w:rPr>
                <w:b/>
                <w:sz w:val="20"/>
                <w:szCs w:val="20"/>
              </w:rPr>
              <w:t>Сторона-1</w:t>
            </w:r>
          </w:p>
        </w:tc>
        <w:tc>
          <w:tcPr>
            <w:tcW w:w="3954" w:type="dxa"/>
            <w:gridSpan w:val="4"/>
            <w:hideMark/>
          </w:tcPr>
          <w:p w14:paraId="2A4AACF1" w14:textId="77777777" w:rsidR="004E3331" w:rsidRPr="00B636EB" w:rsidRDefault="004E3331">
            <w:pPr>
              <w:jc w:val="center"/>
              <w:rPr>
                <w:b/>
                <w:sz w:val="20"/>
                <w:szCs w:val="20"/>
              </w:rPr>
            </w:pPr>
            <w:r w:rsidRPr="00B636EB">
              <w:rPr>
                <w:b/>
                <w:sz w:val="20"/>
                <w:szCs w:val="20"/>
              </w:rPr>
              <w:t>Сторона-2</w:t>
            </w:r>
          </w:p>
        </w:tc>
      </w:tr>
      <w:tr w:rsidR="004E3331" w:rsidRPr="00B636EB" w14:paraId="5A9575CE" w14:textId="77777777" w:rsidTr="004E3331">
        <w:trPr>
          <w:gridAfter w:val="1"/>
          <w:wAfter w:w="28" w:type="dxa"/>
        </w:trPr>
        <w:tc>
          <w:tcPr>
            <w:tcW w:w="1868" w:type="dxa"/>
            <w:gridSpan w:val="2"/>
            <w:hideMark/>
          </w:tcPr>
          <w:p w14:paraId="691001CD" w14:textId="77777777" w:rsidR="004E3331" w:rsidRPr="00B636EB" w:rsidRDefault="004E3331">
            <w:pPr>
              <w:rPr>
                <w:b/>
                <w:sz w:val="20"/>
                <w:szCs w:val="20"/>
              </w:rPr>
            </w:pPr>
            <w:r w:rsidRPr="00B636EB">
              <w:rPr>
                <w:b/>
                <w:sz w:val="20"/>
                <w:szCs w:val="20"/>
              </w:rPr>
              <w:t>Полное наименование</w:t>
            </w:r>
          </w:p>
        </w:tc>
        <w:tc>
          <w:tcPr>
            <w:tcW w:w="3828" w:type="dxa"/>
            <w:gridSpan w:val="6"/>
            <w:hideMark/>
          </w:tcPr>
          <w:p w14:paraId="26220737" w14:textId="77777777" w:rsidR="004E3331" w:rsidRPr="00B636EB" w:rsidRDefault="00A01E22" w:rsidP="00B636EB">
            <w:pPr>
              <w:rPr>
                <w:sz w:val="20"/>
                <w:szCs w:val="20"/>
              </w:rPr>
            </w:pPr>
            <w:bookmarkStart w:id="8" w:name="CompanyName"/>
            <w:bookmarkEnd w:id="8"/>
            <w:r w:rsidRPr="00B636EB">
              <w:rPr>
                <w:rFonts w:cs="Arial"/>
                <w:sz w:val="20"/>
              </w:rPr>
              <w:t>Общество c ограниченной ответственностью "Качественная Печать Доступна"</w:t>
            </w:r>
          </w:p>
        </w:tc>
        <w:tc>
          <w:tcPr>
            <w:tcW w:w="3954" w:type="dxa"/>
            <w:gridSpan w:val="4"/>
            <w:hideMark/>
          </w:tcPr>
          <w:p w14:paraId="027B987C" w14:textId="77777777" w:rsidR="004E3331" w:rsidRPr="00B636EB" w:rsidRDefault="006C4793">
            <w:pPr>
              <w:jc w:val="both"/>
              <w:rPr>
                <w:sz w:val="20"/>
                <w:szCs w:val="20"/>
              </w:rPr>
            </w:pPr>
            <w:bookmarkStart w:id="9" w:name="CustName"/>
            <w:bookmarkEnd w:id="9"/>
            <w:r>
              <w:rPr>
                <w:sz w:val="20"/>
                <w:szCs w:val="20"/>
              </w:rPr>
              <w:t>ООО ПКО "РСВ"</w:t>
            </w:r>
          </w:p>
        </w:tc>
      </w:tr>
      <w:tr w:rsidR="004E3331" w:rsidRPr="00B636EB" w14:paraId="2970D4C4" w14:textId="77777777" w:rsidTr="004E3331">
        <w:trPr>
          <w:gridAfter w:val="1"/>
          <w:wAfter w:w="28" w:type="dxa"/>
        </w:trPr>
        <w:tc>
          <w:tcPr>
            <w:tcW w:w="1868" w:type="dxa"/>
            <w:gridSpan w:val="2"/>
            <w:hideMark/>
          </w:tcPr>
          <w:p w14:paraId="32D558D9" w14:textId="77777777" w:rsidR="004E3331" w:rsidRPr="00B636EB" w:rsidRDefault="004E3331">
            <w:pPr>
              <w:rPr>
                <w:b/>
                <w:sz w:val="20"/>
                <w:szCs w:val="20"/>
              </w:rPr>
            </w:pPr>
            <w:r w:rsidRPr="00B636EB">
              <w:rPr>
                <w:b/>
                <w:sz w:val="20"/>
                <w:szCs w:val="20"/>
              </w:rPr>
              <w:t>Сокращенное наименование</w:t>
            </w:r>
          </w:p>
        </w:tc>
        <w:tc>
          <w:tcPr>
            <w:tcW w:w="3828" w:type="dxa"/>
            <w:gridSpan w:val="6"/>
            <w:hideMark/>
          </w:tcPr>
          <w:p w14:paraId="3DBE54B9" w14:textId="77777777" w:rsidR="004E3331" w:rsidRPr="00B636EB" w:rsidRDefault="0090202F" w:rsidP="00B636EB">
            <w:pPr>
              <w:rPr>
                <w:sz w:val="20"/>
                <w:szCs w:val="20"/>
                <w:lang w:val="en-US"/>
              </w:rPr>
            </w:pPr>
            <w:bookmarkStart w:id="10" w:name="ShortName"/>
            <w:bookmarkEnd w:id="10"/>
            <w:r w:rsidRPr="00B636EB">
              <w:rPr>
                <w:sz w:val="20"/>
                <w:szCs w:val="20"/>
                <w:lang w:val="en-US"/>
              </w:rPr>
              <w:t>ООО "</w:t>
            </w:r>
            <w:r w:rsidR="00A01E22" w:rsidRPr="00B636EB">
              <w:rPr>
                <w:sz w:val="20"/>
                <w:szCs w:val="20"/>
              </w:rPr>
              <w:t>КПД</w:t>
            </w:r>
            <w:r w:rsidR="004E3331" w:rsidRPr="00B636EB">
              <w:rPr>
                <w:sz w:val="20"/>
                <w:szCs w:val="20"/>
                <w:lang w:val="en-US"/>
              </w:rPr>
              <w:t>"</w:t>
            </w:r>
          </w:p>
        </w:tc>
        <w:tc>
          <w:tcPr>
            <w:tcW w:w="3954" w:type="dxa"/>
            <w:gridSpan w:val="4"/>
          </w:tcPr>
          <w:p w14:paraId="49C51985" w14:textId="77777777" w:rsidR="004E3331" w:rsidRPr="00B636EB" w:rsidRDefault="004E3331">
            <w:pPr>
              <w:jc w:val="both"/>
              <w:rPr>
                <w:sz w:val="20"/>
                <w:szCs w:val="20"/>
                <w:lang w:val="en-US"/>
              </w:rPr>
            </w:pPr>
          </w:p>
        </w:tc>
      </w:tr>
      <w:tr w:rsidR="004E3331" w:rsidRPr="00B636EB" w14:paraId="7115BB06" w14:textId="77777777" w:rsidTr="004E3331">
        <w:trPr>
          <w:gridAfter w:val="1"/>
          <w:wAfter w:w="28" w:type="dxa"/>
        </w:trPr>
        <w:tc>
          <w:tcPr>
            <w:tcW w:w="1868" w:type="dxa"/>
            <w:gridSpan w:val="2"/>
            <w:hideMark/>
          </w:tcPr>
          <w:p w14:paraId="689F27AF" w14:textId="77777777" w:rsidR="004E3331" w:rsidRPr="00B636EB" w:rsidRDefault="004E3331">
            <w:pPr>
              <w:rPr>
                <w:b/>
                <w:sz w:val="20"/>
                <w:szCs w:val="20"/>
              </w:rPr>
            </w:pPr>
            <w:r w:rsidRPr="00B636EB">
              <w:rPr>
                <w:b/>
                <w:sz w:val="20"/>
                <w:szCs w:val="20"/>
              </w:rPr>
              <w:t>ИНН</w:t>
            </w:r>
            <w:r w:rsidRPr="00B636EB">
              <w:rPr>
                <w:b/>
                <w:sz w:val="20"/>
                <w:szCs w:val="20"/>
                <w:lang w:val="en-US"/>
              </w:rPr>
              <w:t>/</w:t>
            </w:r>
            <w:r w:rsidRPr="00B636EB">
              <w:rPr>
                <w:b/>
                <w:sz w:val="20"/>
                <w:szCs w:val="20"/>
              </w:rPr>
              <w:t>КПП</w:t>
            </w:r>
          </w:p>
        </w:tc>
        <w:tc>
          <w:tcPr>
            <w:tcW w:w="3828" w:type="dxa"/>
            <w:gridSpan w:val="6"/>
            <w:hideMark/>
          </w:tcPr>
          <w:p w14:paraId="3CC26587" w14:textId="77777777" w:rsidR="004E3331" w:rsidRPr="00B636EB" w:rsidRDefault="00A01E22" w:rsidP="00B636EB">
            <w:pPr>
              <w:rPr>
                <w:sz w:val="20"/>
                <w:szCs w:val="20"/>
                <w:lang w:val="en-US"/>
              </w:rPr>
            </w:pPr>
            <w:bookmarkStart w:id="11" w:name="CompanyINN"/>
            <w:bookmarkEnd w:id="11"/>
            <w:r w:rsidRPr="00B636EB">
              <w:rPr>
                <w:rFonts w:cs="Arial"/>
                <w:sz w:val="20"/>
                <w:szCs w:val="20"/>
                <w:lang w:val="en-US"/>
              </w:rPr>
              <w:t>7719482878/771901001</w:t>
            </w:r>
          </w:p>
        </w:tc>
        <w:tc>
          <w:tcPr>
            <w:tcW w:w="3954" w:type="dxa"/>
            <w:gridSpan w:val="4"/>
            <w:hideMark/>
          </w:tcPr>
          <w:p w14:paraId="08BDB6AD" w14:textId="77777777" w:rsidR="004E3331" w:rsidRPr="00B636EB" w:rsidRDefault="006C4793">
            <w:pPr>
              <w:jc w:val="both"/>
              <w:rPr>
                <w:sz w:val="20"/>
                <w:szCs w:val="20"/>
                <w:lang w:val="en-US"/>
              </w:rPr>
            </w:pPr>
            <w:bookmarkStart w:id="12" w:name="CustINN"/>
            <w:bookmarkEnd w:id="12"/>
            <w:r>
              <w:rPr>
                <w:sz w:val="20"/>
                <w:szCs w:val="20"/>
                <w:lang w:val="en-US"/>
              </w:rPr>
              <w:t>7707782563/785250001</w:t>
            </w:r>
          </w:p>
        </w:tc>
      </w:tr>
      <w:tr w:rsidR="004E3331" w:rsidRPr="00B636EB" w14:paraId="276FE502" w14:textId="77777777" w:rsidTr="004E3331">
        <w:trPr>
          <w:gridAfter w:val="1"/>
          <w:wAfter w:w="28" w:type="dxa"/>
        </w:trPr>
        <w:tc>
          <w:tcPr>
            <w:tcW w:w="1868" w:type="dxa"/>
            <w:gridSpan w:val="2"/>
            <w:hideMark/>
          </w:tcPr>
          <w:p w14:paraId="69B4CD83" w14:textId="77777777" w:rsidR="004E3331" w:rsidRPr="00B636EB" w:rsidRDefault="004E3331">
            <w:pPr>
              <w:rPr>
                <w:b/>
                <w:sz w:val="20"/>
                <w:szCs w:val="20"/>
              </w:rPr>
            </w:pPr>
            <w:r w:rsidRPr="00B636EB">
              <w:rPr>
                <w:b/>
                <w:sz w:val="20"/>
                <w:szCs w:val="20"/>
              </w:rPr>
              <w:t>Местонахождение</w:t>
            </w:r>
          </w:p>
        </w:tc>
        <w:tc>
          <w:tcPr>
            <w:tcW w:w="3828" w:type="dxa"/>
            <w:gridSpan w:val="6"/>
            <w:hideMark/>
          </w:tcPr>
          <w:p w14:paraId="583D1000" w14:textId="77777777" w:rsidR="004E3331" w:rsidRPr="00B636EB" w:rsidRDefault="00A01E22" w:rsidP="00B636EB">
            <w:pPr>
              <w:rPr>
                <w:sz w:val="20"/>
                <w:szCs w:val="20"/>
              </w:rPr>
            </w:pPr>
            <w:bookmarkStart w:id="13" w:name="CompanyAddress"/>
            <w:bookmarkEnd w:id="13"/>
            <w:r w:rsidRPr="00B636EB">
              <w:rPr>
                <w:rFonts w:cs="Arial"/>
                <w:sz w:val="20"/>
                <w:szCs w:val="20"/>
              </w:rPr>
              <w:t xml:space="preserve">105425 г. Москва, ул. </w:t>
            </w:r>
            <w:proofErr w:type="spellStart"/>
            <w:r w:rsidRPr="00B636EB">
              <w:rPr>
                <w:rFonts w:cs="Arial"/>
                <w:sz w:val="20"/>
                <w:szCs w:val="20"/>
              </w:rPr>
              <w:t>К.Федина</w:t>
            </w:r>
            <w:proofErr w:type="spellEnd"/>
            <w:r w:rsidRPr="00B636EB">
              <w:rPr>
                <w:rFonts w:cs="Arial"/>
                <w:sz w:val="20"/>
                <w:szCs w:val="20"/>
              </w:rPr>
              <w:t>, д.2, корп.2, этаж 1, комн.19</w:t>
            </w:r>
          </w:p>
        </w:tc>
        <w:tc>
          <w:tcPr>
            <w:tcW w:w="3954" w:type="dxa"/>
            <w:gridSpan w:val="4"/>
          </w:tcPr>
          <w:p w14:paraId="399BC20B" w14:textId="77777777" w:rsidR="004E3331" w:rsidRPr="00B636EB" w:rsidRDefault="006C4793">
            <w:pPr>
              <w:jc w:val="both"/>
              <w:rPr>
                <w:sz w:val="20"/>
                <w:szCs w:val="20"/>
              </w:rPr>
            </w:pPr>
            <w:bookmarkStart w:id="14" w:name="CustAddress"/>
            <w:bookmarkEnd w:id="14"/>
            <w:r>
              <w:rPr>
                <w:sz w:val="20"/>
                <w:szCs w:val="20"/>
              </w:rPr>
              <w:t>127055, Москва, ул. Бутырский Вал, д. 68/70, стр. 1, этаж 2, помещение I, комната №4</w:t>
            </w:r>
          </w:p>
        </w:tc>
      </w:tr>
      <w:tr w:rsidR="004E3331" w:rsidRPr="00B636EB" w14:paraId="635A7FD3" w14:textId="77777777" w:rsidTr="004E3331">
        <w:trPr>
          <w:gridAfter w:val="1"/>
          <w:wAfter w:w="28" w:type="dxa"/>
        </w:trPr>
        <w:tc>
          <w:tcPr>
            <w:tcW w:w="1868" w:type="dxa"/>
            <w:gridSpan w:val="2"/>
          </w:tcPr>
          <w:p w14:paraId="0AB13C5F" w14:textId="77777777" w:rsidR="004E3331" w:rsidRPr="00B636EB" w:rsidRDefault="004E3331">
            <w:pPr>
              <w:rPr>
                <w:b/>
                <w:sz w:val="20"/>
                <w:szCs w:val="20"/>
              </w:rPr>
            </w:pPr>
          </w:p>
        </w:tc>
        <w:tc>
          <w:tcPr>
            <w:tcW w:w="3828" w:type="dxa"/>
            <w:gridSpan w:val="6"/>
          </w:tcPr>
          <w:p w14:paraId="4C65B64B" w14:textId="77777777" w:rsidR="004E3331" w:rsidRPr="00B636EB" w:rsidRDefault="004E3331" w:rsidP="00B636EB">
            <w:pPr>
              <w:rPr>
                <w:sz w:val="20"/>
                <w:szCs w:val="20"/>
              </w:rPr>
            </w:pPr>
            <w:bookmarkStart w:id="15" w:name="CompanyPostAddress"/>
            <w:bookmarkEnd w:id="15"/>
          </w:p>
        </w:tc>
        <w:tc>
          <w:tcPr>
            <w:tcW w:w="3954" w:type="dxa"/>
            <w:gridSpan w:val="4"/>
          </w:tcPr>
          <w:p w14:paraId="750F3468" w14:textId="77777777" w:rsidR="004E3331" w:rsidRPr="00B636EB" w:rsidRDefault="006C4793">
            <w:pPr>
              <w:jc w:val="both"/>
              <w:rPr>
                <w:sz w:val="20"/>
                <w:szCs w:val="20"/>
              </w:rPr>
            </w:pPr>
            <w:bookmarkStart w:id="16" w:name="CustPostAddress"/>
            <w:bookmarkEnd w:id="16"/>
            <w:proofErr w:type="gramStart"/>
            <w:r>
              <w:rPr>
                <w:sz w:val="20"/>
                <w:szCs w:val="20"/>
              </w:rPr>
              <w:t>414000,Россия</w:t>
            </w:r>
            <w:proofErr w:type="gramEnd"/>
            <w:r>
              <w:rPr>
                <w:sz w:val="20"/>
                <w:szCs w:val="20"/>
              </w:rPr>
              <w:t xml:space="preserve">,Астраханская </w:t>
            </w:r>
            <w:proofErr w:type="spellStart"/>
            <w:proofErr w:type="gramStart"/>
            <w:r>
              <w:rPr>
                <w:sz w:val="20"/>
                <w:szCs w:val="20"/>
              </w:rPr>
              <w:t>обл,Астрахань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 г, Н. </w:t>
            </w:r>
            <w:proofErr w:type="gramStart"/>
            <w:r>
              <w:rPr>
                <w:sz w:val="20"/>
                <w:szCs w:val="20"/>
              </w:rPr>
              <w:t>Островского  ул</w:t>
            </w:r>
            <w:proofErr w:type="gramEnd"/>
            <w:r>
              <w:rPr>
                <w:sz w:val="20"/>
                <w:szCs w:val="20"/>
              </w:rPr>
              <w:t>, д. 103</w:t>
            </w:r>
          </w:p>
        </w:tc>
      </w:tr>
      <w:tr w:rsidR="004E3331" w:rsidRPr="00B636EB" w14:paraId="0A14386C" w14:textId="77777777" w:rsidTr="004E3331">
        <w:trPr>
          <w:gridAfter w:val="1"/>
          <w:wAfter w:w="28" w:type="dxa"/>
        </w:trPr>
        <w:tc>
          <w:tcPr>
            <w:tcW w:w="1868" w:type="dxa"/>
            <w:gridSpan w:val="2"/>
            <w:hideMark/>
          </w:tcPr>
          <w:p w14:paraId="21E6C035" w14:textId="77777777" w:rsidR="004E3331" w:rsidRPr="00B636EB" w:rsidRDefault="004E3331">
            <w:pPr>
              <w:rPr>
                <w:b/>
                <w:sz w:val="20"/>
                <w:szCs w:val="20"/>
              </w:rPr>
            </w:pPr>
            <w:r w:rsidRPr="00B636EB">
              <w:rPr>
                <w:b/>
                <w:sz w:val="20"/>
                <w:szCs w:val="20"/>
              </w:rPr>
              <w:t>Расчетный счет №</w:t>
            </w:r>
          </w:p>
        </w:tc>
        <w:tc>
          <w:tcPr>
            <w:tcW w:w="3828" w:type="dxa"/>
            <w:gridSpan w:val="6"/>
            <w:hideMark/>
          </w:tcPr>
          <w:p w14:paraId="2C688314" w14:textId="77777777" w:rsidR="004E3331" w:rsidRPr="00B636EB" w:rsidRDefault="00A01E22" w:rsidP="00B636EB">
            <w:pPr>
              <w:rPr>
                <w:sz w:val="20"/>
                <w:szCs w:val="20"/>
                <w:lang w:val="en-US"/>
              </w:rPr>
            </w:pPr>
            <w:bookmarkStart w:id="17" w:name="CompanyAccount"/>
            <w:bookmarkEnd w:id="17"/>
            <w:r w:rsidRPr="00B636EB">
              <w:rPr>
                <w:rFonts w:cs="Arial"/>
                <w:sz w:val="20"/>
                <w:szCs w:val="20"/>
                <w:lang w:val="en-US"/>
              </w:rPr>
              <w:t>40702810200010780108</w:t>
            </w:r>
          </w:p>
        </w:tc>
        <w:tc>
          <w:tcPr>
            <w:tcW w:w="3954" w:type="dxa"/>
            <w:gridSpan w:val="4"/>
          </w:tcPr>
          <w:p w14:paraId="4079573B" w14:textId="77777777" w:rsidR="004E3331" w:rsidRPr="00B636EB" w:rsidRDefault="006C4793">
            <w:pPr>
              <w:jc w:val="both"/>
              <w:rPr>
                <w:sz w:val="20"/>
                <w:szCs w:val="20"/>
                <w:lang w:val="en-US"/>
              </w:rPr>
            </w:pPr>
            <w:bookmarkStart w:id="18" w:name="CustAccount"/>
            <w:bookmarkEnd w:id="18"/>
            <w:r>
              <w:rPr>
                <w:sz w:val="20"/>
                <w:szCs w:val="20"/>
                <w:lang w:val="en-US"/>
              </w:rPr>
              <w:t>40702810900000001513</w:t>
            </w:r>
          </w:p>
        </w:tc>
      </w:tr>
      <w:tr w:rsidR="004E3331" w:rsidRPr="00B636EB" w14:paraId="64D7CD0F" w14:textId="77777777" w:rsidTr="004E3331">
        <w:trPr>
          <w:gridAfter w:val="1"/>
          <w:wAfter w:w="28" w:type="dxa"/>
        </w:trPr>
        <w:tc>
          <w:tcPr>
            <w:tcW w:w="1868" w:type="dxa"/>
            <w:gridSpan w:val="2"/>
            <w:hideMark/>
          </w:tcPr>
          <w:p w14:paraId="44C52D5F" w14:textId="77777777" w:rsidR="004E3331" w:rsidRPr="00B636EB" w:rsidRDefault="004E3331">
            <w:pPr>
              <w:rPr>
                <w:b/>
                <w:sz w:val="20"/>
                <w:szCs w:val="20"/>
              </w:rPr>
            </w:pPr>
            <w:r w:rsidRPr="00B636EB">
              <w:rPr>
                <w:b/>
                <w:sz w:val="20"/>
                <w:szCs w:val="20"/>
              </w:rPr>
              <w:t>в</w:t>
            </w:r>
          </w:p>
        </w:tc>
        <w:tc>
          <w:tcPr>
            <w:tcW w:w="3828" w:type="dxa"/>
            <w:gridSpan w:val="6"/>
            <w:hideMark/>
          </w:tcPr>
          <w:p w14:paraId="5B6A80CF" w14:textId="77777777" w:rsidR="004E3331" w:rsidRPr="00B636EB" w:rsidRDefault="004E3331" w:rsidP="00B636EB">
            <w:pPr>
              <w:rPr>
                <w:sz w:val="20"/>
                <w:szCs w:val="20"/>
                <w:lang w:val="en-US"/>
              </w:rPr>
            </w:pPr>
            <w:bookmarkStart w:id="19" w:name="CompanyBank"/>
            <w:bookmarkEnd w:id="19"/>
            <w:proofErr w:type="spellStart"/>
            <w:r w:rsidRPr="00B636EB">
              <w:rPr>
                <w:sz w:val="20"/>
                <w:szCs w:val="20"/>
                <w:lang w:val="en-US"/>
              </w:rPr>
              <w:t>Филиал</w:t>
            </w:r>
            <w:proofErr w:type="spellEnd"/>
            <w:r w:rsidRPr="00B636EB">
              <w:rPr>
                <w:sz w:val="20"/>
                <w:szCs w:val="20"/>
                <w:lang w:val="en-US"/>
              </w:rPr>
              <w:t xml:space="preserve"> "</w:t>
            </w:r>
            <w:proofErr w:type="spellStart"/>
            <w:r w:rsidRPr="00B636EB">
              <w:rPr>
                <w:sz w:val="20"/>
                <w:szCs w:val="20"/>
                <w:lang w:val="en-US"/>
              </w:rPr>
              <w:t>Корпоративный</w:t>
            </w:r>
            <w:proofErr w:type="spellEnd"/>
            <w:r w:rsidRPr="00B636EB">
              <w:rPr>
                <w:sz w:val="20"/>
                <w:szCs w:val="20"/>
                <w:lang w:val="en-US"/>
              </w:rPr>
              <w:t>" ПАО "</w:t>
            </w:r>
            <w:proofErr w:type="spellStart"/>
            <w:r w:rsidRPr="00B636EB">
              <w:rPr>
                <w:sz w:val="20"/>
                <w:szCs w:val="20"/>
                <w:lang w:val="en-US"/>
              </w:rPr>
              <w:t>Совкомбанк</w:t>
            </w:r>
            <w:proofErr w:type="spellEnd"/>
            <w:r w:rsidRPr="00B636EB">
              <w:rPr>
                <w:sz w:val="20"/>
                <w:szCs w:val="20"/>
                <w:lang w:val="en-US"/>
              </w:rPr>
              <w:t>"</w:t>
            </w:r>
          </w:p>
        </w:tc>
        <w:tc>
          <w:tcPr>
            <w:tcW w:w="3954" w:type="dxa"/>
            <w:gridSpan w:val="4"/>
          </w:tcPr>
          <w:p w14:paraId="1FDC633D" w14:textId="77777777" w:rsidR="004E3331" w:rsidRPr="00B636EB" w:rsidRDefault="006C4793">
            <w:pPr>
              <w:jc w:val="both"/>
              <w:rPr>
                <w:sz w:val="20"/>
                <w:szCs w:val="20"/>
              </w:rPr>
            </w:pPr>
            <w:bookmarkStart w:id="20" w:name="CustBank"/>
            <w:bookmarkEnd w:id="20"/>
            <w:r>
              <w:rPr>
                <w:sz w:val="20"/>
                <w:szCs w:val="20"/>
              </w:rPr>
              <w:t>АО "БАНК РУССКИЙ СТАНДАРТ"</w:t>
            </w:r>
          </w:p>
        </w:tc>
      </w:tr>
      <w:tr w:rsidR="004E3331" w:rsidRPr="00B636EB" w14:paraId="2B55EC06" w14:textId="77777777" w:rsidTr="004E3331">
        <w:trPr>
          <w:gridAfter w:val="1"/>
          <w:wAfter w:w="28" w:type="dxa"/>
        </w:trPr>
        <w:tc>
          <w:tcPr>
            <w:tcW w:w="1868" w:type="dxa"/>
            <w:gridSpan w:val="2"/>
            <w:hideMark/>
          </w:tcPr>
          <w:p w14:paraId="45E2B79A" w14:textId="77777777" w:rsidR="004E3331" w:rsidRPr="00B636EB" w:rsidRDefault="004E3331">
            <w:pPr>
              <w:rPr>
                <w:b/>
                <w:sz w:val="20"/>
                <w:szCs w:val="20"/>
              </w:rPr>
            </w:pPr>
            <w:r w:rsidRPr="00B636EB">
              <w:rPr>
                <w:b/>
                <w:sz w:val="20"/>
                <w:szCs w:val="20"/>
              </w:rPr>
              <w:t>Корр. счет №</w:t>
            </w:r>
          </w:p>
        </w:tc>
        <w:tc>
          <w:tcPr>
            <w:tcW w:w="3828" w:type="dxa"/>
            <w:gridSpan w:val="6"/>
            <w:hideMark/>
          </w:tcPr>
          <w:p w14:paraId="25AA7227" w14:textId="77777777" w:rsidR="004E3331" w:rsidRPr="00B636EB" w:rsidRDefault="001764D4" w:rsidP="00B636EB">
            <w:pPr>
              <w:rPr>
                <w:sz w:val="20"/>
                <w:szCs w:val="20"/>
              </w:rPr>
            </w:pPr>
            <w:bookmarkStart w:id="21" w:name="CompanyOffsetAccount"/>
            <w:bookmarkEnd w:id="21"/>
            <w:r w:rsidRPr="00B636EB">
              <w:rPr>
                <w:sz w:val="20"/>
                <w:szCs w:val="20"/>
              </w:rPr>
              <w:t>30101810445250000360</w:t>
            </w:r>
          </w:p>
        </w:tc>
        <w:tc>
          <w:tcPr>
            <w:tcW w:w="3954" w:type="dxa"/>
            <w:gridSpan w:val="4"/>
          </w:tcPr>
          <w:p w14:paraId="16EA0887" w14:textId="77777777" w:rsidR="004E3331" w:rsidRPr="00B636EB" w:rsidRDefault="006C4793">
            <w:pPr>
              <w:jc w:val="both"/>
              <w:rPr>
                <w:sz w:val="20"/>
                <w:szCs w:val="20"/>
              </w:rPr>
            </w:pPr>
            <w:bookmarkStart w:id="22" w:name="CustOffsetAccount"/>
            <w:bookmarkEnd w:id="22"/>
            <w:r>
              <w:rPr>
                <w:sz w:val="20"/>
                <w:szCs w:val="20"/>
              </w:rPr>
              <w:t>30101810845250000151</w:t>
            </w:r>
          </w:p>
        </w:tc>
      </w:tr>
      <w:tr w:rsidR="004E3331" w:rsidRPr="00B636EB" w14:paraId="04296730" w14:textId="77777777" w:rsidTr="004E3331">
        <w:trPr>
          <w:gridAfter w:val="1"/>
          <w:wAfter w:w="28" w:type="dxa"/>
        </w:trPr>
        <w:tc>
          <w:tcPr>
            <w:tcW w:w="1868" w:type="dxa"/>
            <w:gridSpan w:val="2"/>
            <w:hideMark/>
          </w:tcPr>
          <w:p w14:paraId="1A4C78E0" w14:textId="77777777" w:rsidR="004E3331" w:rsidRPr="00B636EB" w:rsidRDefault="004E3331">
            <w:pPr>
              <w:rPr>
                <w:b/>
                <w:sz w:val="20"/>
                <w:szCs w:val="20"/>
              </w:rPr>
            </w:pPr>
            <w:r w:rsidRPr="00B636EB">
              <w:rPr>
                <w:b/>
                <w:sz w:val="20"/>
                <w:szCs w:val="20"/>
              </w:rPr>
              <w:t>БИК</w:t>
            </w:r>
          </w:p>
        </w:tc>
        <w:tc>
          <w:tcPr>
            <w:tcW w:w="3828" w:type="dxa"/>
            <w:gridSpan w:val="6"/>
            <w:hideMark/>
          </w:tcPr>
          <w:p w14:paraId="02C5E2ED" w14:textId="77777777" w:rsidR="004E3331" w:rsidRPr="00B636EB" w:rsidRDefault="004E3331" w:rsidP="00B636EB">
            <w:pPr>
              <w:rPr>
                <w:sz w:val="20"/>
                <w:szCs w:val="20"/>
              </w:rPr>
            </w:pPr>
            <w:bookmarkStart w:id="23" w:name="CompanyBIC"/>
            <w:bookmarkEnd w:id="23"/>
            <w:r w:rsidRPr="00B636EB">
              <w:rPr>
                <w:sz w:val="20"/>
                <w:szCs w:val="20"/>
              </w:rPr>
              <w:t>044525360</w:t>
            </w:r>
          </w:p>
        </w:tc>
        <w:tc>
          <w:tcPr>
            <w:tcW w:w="3954" w:type="dxa"/>
            <w:gridSpan w:val="4"/>
          </w:tcPr>
          <w:p w14:paraId="7C9F3E63" w14:textId="77777777" w:rsidR="004E3331" w:rsidRPr="00B636EB" w:rsidRDefault="006C4793">
            <w:pPr>
              <w:jc w:val="both"/>
              <w:rPr>
                <w:sz w:val="20"/>
                <w:szCs w:val="20"/>
              </w:rPr>
            </w:pPr>
            <w:bookmarkStart w:id="24" w:name="CustBIC"/>
            <w:bookmarkEnd w:id="24"/>
            <w:r>
              <w:rPr>
                <w:sz w:val="20"/>
                <w:szCs w:val="20"/>
              </w:rPr>
              <w:t>044525151</w:t>
            </w:r>
          </w:p>
        </w:tc>
      </w:tr>
      <w:tr w:rsidR="004E3331" w:rsidRPr="00B636EB" w14:paraId="133A0480" w14:textId="77777777" w:rsidTr="004E3331">
        <w:trPr>
          <w:gridAfter w:val="1"/>
          <w:wAfter w:w="28" w:type="dxa"/>
        </w:trPr>
        <w:tc>
          <w:tcPr>
            <w:tcW w:w="1868" w:type="dxa"/>
            <w:gridSpan w:val="2"/>
            <w:hideMark/>
          </w:tcPr>
          <w:p w14:paraId="4368535C" w14:textId="77777777" w:rsidR="004E3331" w:rsidRPr="00B636EB" w:rsidRDefault="004E3331">
            <w:pPr>
              <w:rPr>
                <w:b/>
                <w:sz w:val="20"/>
                <w:szCs w:val="20"/>
              </w:rPr>
            </w:pPr>
            <w:r w:rsidRPr="00B636EB">
              <w:rPr>
                <w:b/>
                <w:sz w:val="20"/>
                <w:szCs w:val="20"/>
              </w:rPr>
              <w:t>Телефон, факс, адрес эл. почты</w:t>
            </w:r>
          </w:p>
        </w:tc>
        <w:tc>
          <w:tcPr>
            <w:tcW w:w="3828" w:type="dxa"/>
            <w:gridSpan w:val="6"/>
            <w:hideMark/>
          </w:tcPr>
          <w:p w14:paraId="1452CFBC" w14:textId="77777777" w:rsidR="004E3331" w:rsidRPr="00B636EB" w:rsidRDefault="00A01E22" w:rsidP="00B636EB">
            <w:pPr>
              <w:rPr>
                <w:sz w:val="20"/>
                <w:szCs w:val="20"/>
              </w:rPr>
            </w:pPr>
            <w:bookmarkStart w:id="25" w:name="CompanyTel"/>
            <w:bookmarkEnd w:id="25"/>
            <w:r w:rsidRPr="00B636EB">
              <w:rPr>
                <w:rFonts w:cs="Arial"/>
                <w:sz w:val="20"/>
                <w:szCs w:val="20"/>
              </w:rPr>
              <w:t>8 (981) 685-81-11, info@kpd-region.ru</w:t>
            </w:r>
          </w:p>
        </w:tc>
        <w:tc>
          <w:tcPr>
            <w:tcW w:w="3954" w:type="dxa"/>
            <w:gridSpan w:val="4"/>
          </w:tcPr>
          <w:p w14:paraId="47F81492" w14:textId="77777777" w:rsidR="004E3331" w:rsidRPr="00B636EB" w:rsidRDefault="006C4793">
            <w:pPr>
              <w:jc w:val="both"/>
              <w:rPr>
                <w:sz w:val="20"/>
                <w:szCs w:val="20"/>
              </w:rPr>
            </w:pPr>
            <w:bookmarkStart w:id="26" w:name="CustTel"/>
            <w:bookmarkEnd w:id="26"/>
            <w:r>
              <w:rPr>
                <w:sz w:val="20"/>
                <w:szCs w:val="20"/>
              </w:rPr>
              <w:t>+7 905-361-72-83, denis.semenov@creditexpress.ru</w:t>
            </w:r>
          </w:p>
        </w:tc>
      </w:tr>
      <w:tr w:rsidR="004E3331" w:rsidRPr="00B636EB" w14:paraId="3AE19866" w14:textId="77777777" w:rsidTr="004E3331">
        <w:tblPrEx>
          <w:tblCellMar>
            <w:left w:w="0" w:type="dxa"/>
            <w:right w:w="0" w:type="dxa"/>
          </w:tblCellMar>
        </w:tblPrEx>
        <w:trPr>
          <w:gridBefore w:val="1"/>
          <w:wBefore w:w="1083" w:type="dxa"/>
          <w:cantSplit/>
          <w:trHeight w:val="796"/>
        </w:trPr>
        <w:tc>
          <w:tcPr>
            <w:tcW w:w="3924" w:type="dxa"/>
            <w:gridSpan w:val="5"/>
            <w:vAlign w:val="bottom"/>
          </w:tcPr>
          <w:p w14:paraId="33CB65B6" w14:textId="77777777" w:rsidR="004E3331" w:rsidRPr="00B636EB" w:rsidRDefault="004E3331">
            <w:pPr>
              <w:pStyle w:val="a9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B636E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Подпись (с расшифровкой) лица, уполномоченного на подписание Договора от имени Поставщика</w:t>
            </w:r>
          </w:p>
          <w:p w14:paraId="1D09CE56" w14:textId="77777777" w:rsidR="004E3331" w:rsidRPr="00B636EB" w:rsidRDefault="00642EAA">
            <w:pPr>
              <w:pStyle w:val="a9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Хазанкин Сергей Юрьевич</w:t>
            </w:r>
          </w:p>
          <w:p w14:paraId="1C3D7D34" w14:textId="77777777" w:rsidR="004E3331" w:rsidRPr="00B636EB" w:rsidRDefault="004E3331">
            <w:pPr>
              <w:pStyle w:val="a9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87" w:type="dxa"/>
            <w:vAlign w:val="bottom"/>
          </w:tcPr>
          <w:p w14:paraId="7DF9040F" w14:textId="77777777" w:rsidR="004E3331" w:rsidRPr="00B636EB" w:rsidRDefault="004E3331">
            <w:pPr>
              <w:pStyle w:val="a9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484" w:type="dxa"/>
            <w:gridSpan w:val="6"/>
            <w:vAlign w:val="bottom"/>
          </w:tcPr>
          <w:p w14:paraId="551DC14A" w14:textId="77777777" w:rsidR="004E3331" w:rsidRPr="00B636EB" w:rsidRDefault="004E3331">
            <w:pPr>
              <w:pStyle w:val="a9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  <w:p w14:paraId="718D07E0" w14:textId="77777777" w:rsidR="004E3331" w:rsidRPr="00B636EB" w:rsidRDefault="004E3331">
            <w:pPr>
              <w:pStyle w:val="a9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B636E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Подпись (с расшифровкой) лица, уполномоченного на подписание Договора от имени Покупателя</w:t>
            </w:r>
          </w:p>
          <w:p w14:paraId="4A740DF7" w14:textId="77777777" w:rsidR="004E3331" w:rsidRPr="00B636EB" w:rsidRDefault="006C4793">
            <w:pPr>
              <w:pStyle w:val="a9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Никифоров Глеб Николаевич</w:t>
            </w:r>
          </w:p>
          <w:p w14:paraId="6148A4A8" w14:textId="77777777" w:rsidR="004E3331" w:rsidRPr="00B636EB" w:rsidRDefault="004E3331">
            <w:pPr>
              <w:pStyle w:val="a9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4E3331" w:rsidRPr="00B636EB" w14:paraId="78F70418" w14:textId="77777777" w:rsidTr="004E3331">
        <w:tblPrEx>
          <w:tblCellMar>
            <w:left w:w="0" w:type="dxa"/>
            <w:right w:w="0" w:type="dxa"/>
          </w:tblCellMar>
        </w:tblPrEx>
        <w:trPr>
          <w:gridBefore w:val="1"/>
          <w:wBefore w:w="1083" w:type="dxa"/>
          <w:cantSplit/>
          <w:trHeight w:val="161"/>
        </w:trPr>
        <w:tc>
          <w:tcPr>
            <w:tcW w:w="1868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7BA052F3" w14:textId="77777777" w:rsidR="004E3331" w:rsidRPr="00B636EB" w:rsidRDefault="004E3331">
            <w:pPr>
              <w:pStyle w:val="a9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07" w:type="dxa"/>
            <w:vAlign w:val="bottom"/>
            <w:hideMark/>
          </w:tcPr>
          <w:p w14:paraId="509B2292" w14:textId="77777777" w:rsidR="004E3331" w:rsidRPr="00B636EB" w:rsidRDefault="004E3331">
            <w:pPr>
              <w:pStyle w:val="a9"/>
              <w:rPr>
                <w:rFonts w:ascii="Times New Roman" w:hAnsi="Times New Roman" w:cs="Times New Roman"/>
                <w:sz w:val="20"/>
                <w:szCs w:val="20"/>
              </w:rPr>
            </w:pPr>
            <w:r w:rsidRPr="00B636EB">
              <w:rPr>
                <w:rFonts w:ascii="Times New Roman" w:hAnsi="Times New Roman" w:cs="Times New Roman"/>
                <w:sz w:val="20"/>
                <w:szCs w:val="20"/>
              </w:rPr>
              <w:t>/</w:t>
            </w:r>
          </w:p>
        </w:tc>
        <w:tc>
          <w:tcPr>
            <w:tcW w:w="1523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6A8A2343" w14:textId="77777777" w:rsidR="004E3331" w:rsidRPr="00B636EB" w:rsidRDefault="004E3331">
            <w:pPr>
              <w:pStyle w:val="a9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</w:p>
        </w:tc>
        <w:tc>
          <w:tcPr>
            <w:tcW w:w="326" w:type="dxa"/>
            <w:vAlign w:val="bottom"/>
            <w:hideMark/>
          </w:tcPr>
          <w:p w14:paraId="5077B494" w14:textId="77777777" w:rsidR="004E3331" w:rsidRPr="00B636EB" w:rsidRDefault="004E3331">
            <w:pPr>
              <w:pStyle w:val="a9"/>
              <w:rPr>
                <w:rFonts w:ascii="Times New Roman" w:hAnsi="Times New Roman" w:cs="Times New Roman"/>
                <w:sz w:val="20"/>
                <w:szCs w:val="20"/>
              </w:rPr>
            </w:pPr>
            <w:r w:rsidRPr="00B636EB">
              <w:rPr>
                <w:rFonts w:ascii="Times New Roman" w:hAnsi="Times New Roman" w:cs="Times New Roman"/>
                <w:sz w:val="20"/>
                <w:szCs w:val="20"/>
              </w:rPr>
              <w:t>/</w:t>
            </w:r>
          </w:p>
        </w:tc>
        <w:tc>
          <w:tcPr>
            <w:tcW w:w="187" w:type="dxa"/>
            <w:vAlign w:val="bottom"/>
            <w:hideMark/>
          </w:tcPr>
          <w:p w14:paraId="1B57798B" w14:textId="77777777" w:rsidR="004E3331" w:rsidRPr="00B636EB" w:rsidRDefault="004E3331">
            <w:pPr>
              <w:pStyle w:val="a9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636E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2068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05DE92EE" w14:textId="77777777" w:rsidR="004E3331" w:rsidRPr="00B636EB" w:rsidRDefault="004E3331">
            <w:pPr>
              <w:pStyle w:val="a9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7" w:type="dxa"/>
            <w:vAlign w:val="bottom"/>
            <w:hideMark/>
          </w:tcPr>
          <w:p w14:paraId="46B7683C" w14:textId="77777777" w:rsidR="004E3331" w:rsidRPr="00B636EB" w:rsidRDefault="004E3331">
            <w:pPr>
              <w:pStyle w:val="a9"/>
              <w:rPr>
                <w:rFonts w:ascii="Times New Roman" w:hAnsi="Times New Roman" w:cs="Times New Roman"/>
                <w:sz w:val="20"/>
                <w:szCs w:val="20"/>
              </w:rPr>
            </w:pPr>
            <w:r w:rsidRPr="00B636EB">
              <w:rPr>
                <w:rFonts w:ascii="Times New Roman" w:hAnsi="Times New Roman" w:cs="Times New Roman"/>
                <w:sz w:val="20"/>
                <w:szCs w:val="20"/>
              </w:rPr>
              <w:t>/</w:t>
            </w:r>
          </w:p>
        </w:tc>
        <w:tc>
          <w:tcPr>
            <w:tcW w:w="186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0526B359" w14:textId="77777777" w:rsidR="004E3331" w:rsidRPr="00B636EB" w:rsidRDefault="004E3331">
            <w:pPr>
              <w:pStyle w:val="a9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478" w:type="dxa"/>
            <w:gridSpan w:val="2"/>
            <w:vAlign w:val="bottom"/>
            <w:hideMark/>
          </w:tcPr>
          <w:p w14:paraId="38BAFFE0" w14:textId="77777777" w:rsidR="004E3331" w:rsidRPr="00B636EB" w:rsidRDefault="004E3331">
            <w:pPr>
              <w:pStyle w:val="a9"/>
              <w:rPr>
                <w:rFonts w:ascii="Times New Roman" w:hAnsi="Times New Roman" w:cs="Times New Roman"/>
                <w:sz w:val="20"/>
                <w:szCs w:val="20"/>
              </w:rPr>
            </w:pPr>
            <w:r w:rsidRPr="00B636EB">
              <w:rPr>
                <w:rFonts w:ascii="Times New Roman" w:hAnsi="Times New Roman" w:cs="Times New Roman"/>
                <w:sz w:val="20"/>
                <w:szCs w:val="20"/>
              </w:rPr>
              <w:t>/</w:t>
            </w:r>
          </w:p>
        </w:tc>
      </w:tr>
      <w:tr w:rsidR="004E3331" w:rsidRPr="00B636EB" w14:paraId="4293E1AD" w14:textId="77777777" w:rsidTr="004E3331">
        <w:tblPrEx>
          <w:tblCellMar>
            <w:left w:w="0" w:type="dxa"/>
            <w:right w:w="0" w:type="dxa"/>
          </w:tblCellMar>
        </w:tblPrEx>
        <w:trPr>
          <w:gridBefore w:val="1"/>
          <w:wBefore w:w="1083" w:type="dxa"/>
          <w:cantSplit/>
          <w:trHeight w:val="161"/>
        </w:trPr>
        <w:tc>
          <w:tcPr>
            <w:tcW w:w="3924" w:type="dxa"/>
            <w:gridSpan w:val="5"/>
            <w:vAlign w:val="bottom"/>
          </w:tcPr>
          <w:p w14:paraId="3765171D" w14:textId="77777777" w:rsidR="004E3331" w:rsidRPr="00B636EB" w:rsidRDefault="00EE68FA">
            <w:pPr>
              <w:pStyle w:val="a9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636EB">
              <w:rPr>
                <w:rFonts w:ascii="Times New Roman" w:hAnsi="Times New Roman" w:cs="Times New Roman"/>
                <w:sz w:val="20"/>
                <w:szCs w:val="20"/>
              </w:rPr>
              <w:t>М.</w:t>
            </w:r>
            <w:r w:rsidR="004E3331" w:rsidRPr="00B636EB">
              <w:rPr>
                <w:rFonts w:ascii="Times New Roman" w:hAnsi="Times New Roman" w:cs="Times New Roman"/>
                <w:sz w:val="20"/>
                <w:szCs w:val="20"/>
              </w:rPr>
              <w:t>.П.</w:t>
            </w:r>
          </w:p>
        </w:tc>
        <w:tc>
          <w:tcPr>
            <w:tcW w:w="187" w:type="dxa"/>
            <w:vAlign w:val="bottom"/>
          </w:tcPr>
          <w:p w14:paraId="3C3479E5" w14:textId="77777777" w:rsidR="004E3331" w:rsidRPr="00B636EB" w:rsidRDefault="004E3331">
            <w:pPr>
              <w:pStyle w:val="a9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484" w:type="dxa"/>
            <w:gridSpan w:val="6"/>
            <w:vAlign w:val="bottom"/>
            <w:hideMark/>
          </w:tcPr>
          <w:p w14:paraId="44350F2C" w14:textId="77777777" w:rsidR="004E3331" w:rsidRPr="00B636EB" w:rsidRDefault="004E3331">
            <w:pPr>
              <w:pStyle w:val="a9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636EB">
              <w:rPr>
                <w:rFonts w:ascii="Times New Roman" w:hAnsi="Times New Roman" w:cs="Times New Roman"/>
                <w:sz w:val="20"/>
                <w:szCs w:val="20"/>
              </w:rPr>
              <w:t>М.П.</w:t>
            </w:r>
          </w:p>
        </w:tc>
      </w:tr>
    </w:tbl>
    <w:p w14:paraId="3E4589C2" w14:textId="77777777" w:rsidR="004E3331" w:rsidRPr="004E3331" w:rsidRDefault="004E3331" w:rsidP="00EE68FA">
      <w:pPr>
        <w:ind w:right="-336"/>
        <w:contextualSpacing/>
        <w:rPr>
          <w:rFonts w:ascii="Times New Roman" w:hAnsi="Times New Roman"/>
          <w:sz w:val="21"/>
          <w:szCs w:val="21"/>
          <w:lang w:val="en-US"/>
        </w:rPr>
      </w:pPr>
    </w:p>
    <w:sectPr w:rsidR="004E3331" w:rsidRPr="004E3331" w:rsidSect="0024711B">
      <w:headerReference w:type="default" r:id="rId7"/>
      <w:pgSz w:w="11900" w:h="16840"/>
      <w:pgMar w:top="567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1076EA" w14:textId="77777777" w:rsidR="00444E3B" w:rsidRPr="001F0DC2" w:rsidRDefault="00444E3B" w:rsidP="008714A4">
      <w:pPr>
        <w:rPr>
          <w:sz w:val="22"/>
          <w:szCs w:val="22"/>
        </w:rPr>
      </w:pPr>
      <w:r w:rsidRPr="001F0DC2">
        <w:rPr>
          <w:sz w:val="22"/>
          <w:szCs w:val="22"/>
        </w:rPr>
        <w:separator/>
      </w:r>
    </w:p>
  </w:endnote>
  <w:endnote w:type="continuationSeparator" w:id="0">
    <w:p w14:paraId="28B8A868" w14:textId="77777777" w:rsidR="00444E3B" w:rsidRPr="001F0DC2" w:rsidRDefault="00444E3B" w:rsidP="008714A4">
      <w:pPr>
        <w:rPr>
          <w:sz w:val="22"/>
          <w:szCs w:val="22"/>
        </w:rPr>
      </w:pPr>
      <w:r w:rsidRPr="001F0DC2">
        <w:rPr>
          <w:sz w:val="22"/>
          <w:szCs w:val="22"/>
        </w:rP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9BB2FB" w14:textId="77777777" w:rsidR="00444E3B" w:rsidRPr="001F0DC2" w:rsidRDefault="00444E3B" w:rsidP="008714A4">
      <w:pPr>
        <w:rPr>
          <w:sz w:val="22"/>
          <w:szCs w:val="22"/>
        </w:rPr>
      </w:pPr>
      <w:r w:rsidRPr="001F0DC2">
        <w:rPr>
          <w:sz w:val="22"/>
          <w:szCs w:val="22"/>
        </w:rPr>
        <w:separator/>
      </w:r>
    </w:p>
  </w:footnote>
  <w:footnote w:type="continuationSeparator" w:id="0">
    <w:p w14:paraId="195E73AD" w14:textId="77777777" w:rsidR="00444E3B" w:rsidRPr="001F0DC2" w:rsidRDefault="00444E3B" w:rsidP="008714A4">
      <w:pPr>
        <w:rPr>
          <w:sz w:val="22"/>
          <w:szCs w:val="22"/>
        </w:rPr>
      </w:pPr>
      <w:r w:rsidRPr="001F0DC2">
        <w:rPr>
          <w:sz w:val="22"/>
          <w:szCs w:val="22"/>
        </w:rP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E58785" w14:textId="77777777" w:rsidR="008714A4" w:rsidRPr="001F0DC2" w:rsidRDefault="008714A4">
    <w:pPr>
      <w:pStyle w:val="ac"/>
      <w:jc w:val="right"/>
      <w:rPr>
        <w:sz w:val="22"/>
        <w:szCs w:val="22"/>
      </w:rPr>
    </w:pPr>
    <w:r w:rsidRPr="001F0DC2">
      <w:rPr>
        <w:sz w:val="22"/>
        <w:szCs w:val="22"/>
      </w:rPr>
      <w:fldChar w:fldCharType="begin"/>
    </w:r>
    <w:r w:rsidRPr="001F0DC2">
      <w:rPr>
        <w:sz w:val="22"/>
        <w:szCs w:val="22"/>
      </w:rPr>
      <w:instrText>PAGE   \* MERGEFORMAT</w:instrText>
    </w:r>
    <w:r w:rsidRPr="001F0DC2">
      <w:rPr>
        <w:sz w:val="22"/>
        <w:szCs w:val="22"/>
      </w:rPr>
      <w:fldChar w:fldCharType="separate"/>
    </w:r>
    <w:r w:rsidR="006715B2">
      <w:rPr>
        <w:noProof/>
        <w:sz w:val="22"/>
        <w:szCs w:val="22"/>
      </w:rPr>
      <w:t>4</w:t>
    </w:r>
    <w:r w:rsidRPr="001F0DC2">
      <w:rPr>
        <w:sz w:val="22"/>
        <w:szCs w:val="22"/>
      </w:rPr>
      <w:fldChar w:fldCharType="end"/>
    </w:r>
  </w:p>
  <w:p w14:paraId="628CE67C" w14:textId="77777777" w:rsidR="008714A4" w:rsidRPr="001F0DC2" w:rsidRDefault="008714A4">
    <w:pPr>
      <w:pStyle w:val="ac"/>
      <w:rPr>
        <w:sz w:val="22"/>
        <w:szCs w:val="2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277F99"/>
    <w:multiLevelType w:val="hybridMultilevel"/>
    <w:tmpl w:val="B6B0052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BF23FB"/>
    <w:multiLevelType w:val="hybridMultilevel"/>
    <w:tmpl w:val="A69064D6"/>
    <w:lvl w:ilvl="0" w:tplc="EF82FAD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B9F3C9E"/>
    <w:multiLevelType w:val="hybridMultilevel"/>
    <w:tmpl w:val="565EBF2E"/>
    <w:lvl w:ilvl="0" w:tplc="931AEF7E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EB21481"/>
    <w:multiLevelType w:val="hybridMultilevel"/>
    <w:tmpl w:val="89203C42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A807127"/>
    <w:multiLevelType w:val="hybridMultilevel"/>
    <w:tmpl w:val="8EBC3E08"/>
    <w:lvl w:ilvl="0" w:tplc="0409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5" w15:restartNumberingAfterBreak="0">
    <w:nsid w:val="3F392EA7"/>
    <w:multiLevelType w:val="hybridMultilevel"/>
    <w:tmpl w:val="CF22C60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3006C01"/>
    <w:multiLevelType w:val="multilevel"/>
    <w:tmpl w:val="449C6FC8"/>
    <w:lvl w:ilvl="0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502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862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862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22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222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582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582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942" w:hanging="1800"/>
      </w:pPr>
      <w:rPr>
        <w:rFonts w:hint="default"/>
      </w:rPr>
    </w:lvl>
  </w:abstractNum>
  <w:abstractNum w:abstractNumId="7" w15:restartNumberingAfterBreak="0">
    <w:nsid w:val="6D3559A7"/>
    <w:multiLevelType w:val="hybridMultilevel"/>
    <w:tmpl w:val="C794FE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88440B1"/>
    <w:multiLevelType w:val="hybridMultilevel"/>
    <w:tmpl w:val="269A27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9CE15C3"/>
    <w:multiLevelType w:val="hybridMultilevel"/>
    <w:tmpl w:val="F7785BEA"/>
    <w:lvl w:ilvl="0" w:tplc="0409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num w:numId="1" w16cid:durableId="1070077733">
    <w:abstractNumId w:val="7"/>
  </w:num>
  <w:num w:numId="2" w16cid:durableId="735518060">
    <w:abstractNumId w:val="0"/>
  </w:num>
  <w:num w:numId="3" w16cid:durableId="1988318843">
    <w:abstractNumId w:val="8"/>
  </w:num>
  <w:num w:numId="4" w16cid:durableId="1785424608">
    <w:abstractNumId w:val="5"/>
  </w:num>
  <w:num w:numId="5" w16cid:durableId="1617448223">
    <w:abstractNumId w:val="3"/>
  </w:num>
  <w:num w:numId="6" w16cid:durableId="1908033305">
    <w:abstractNumId w:val="1"/>
  </w:num>
  <w:num w:numId="7" w16cid:durableId="171991808">
    <w:abstractNumId w:val="2"/>
  </w:num>
  <w:num w:numId="8" w16cid:durableId="450631566">
    <w:abstractNumId w:val="6"/>
  </w:num>
  <w:num w:numId="9" w16cid:durableId="1205095351">
    <w:abstractNumId w:val="9"/>
  </w:num>
  <w:num w:numId="10" w16cid:durableId="2019458446">
    <w:abstractNumId w:val="4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Denis Semenov">
    <w15:presenceInfo w15:providerId="AD" w15:userId="S::denis.semenov@creditexpress.ru::754c5643-99fd-47f2-9fcf-d6e92c847b73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trackRevision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C4793"/>
    <w:rsid w:val="00031EF1"/>
    <w:rsid w:val="00037D9E"/>
    <w:rsid w:val="00057A97"/>
    <w:rsid w:val="000736EB"/>
    <w:rsid w:val="00087AC7"/>
    <w:rsid w:val="000E386F"/>
    <w:rsid w:val="00140C6B"/>
    <w:rsid w:val="001764D4"/>
    <w:rsid w:val="001770E2"/>
    <w:rsid w:val="00180DF7"/>
    <w:rsid w:val="001E3D6E"/>
    <w:rsid w:val="001F0DC2"/>
    <w:rsid w:val="001F30D9"/>
    <w:rsid w:val="002251A3"/>
    <w:rsid w:val="0024711B"/>
    <w:rsid w:val="00247342"/>
    <w:rsid w:val="002536C9"/>
    <w:rsid w:val="00256C48"/>
    <w:rsid w:val="002638F7"/>
    <w:rsid w:val="00270ECC"/>
    <w:rsid w:val="0027335C"/>
    <w:rsid w:val="00287CFB"/>
    <w:rsid w:val="002A16C9"/>
    <w:rsid w:val="002A6455"/>
    <w:rsid w:val="002C12FA"/>
    <w:rsid w:val="003736F6"/>
    <w:rsid w:val="003A3811"/>
    <w:rsid w:val="003C0973"/>
    <w:rsid w:val="003E00E1"/>
    <w:rsid w:val="003E07B7"/>
    <w:rsid w:val="003E39E7"/>
    <w:rsid w:val="003E4FF9"/>
    <w:rsid w:val="0041572C"/>
    <w:rsid w:val="00444C1F"/>
    <w:rsid w:val="00444E3B"/>
    <w:rsid w:val="00492F5E"/>
    <w:rsid w:val="004B0D5A"/>
    <w:rsid w:val="004C538C"/>
    <w:rsid w:val="004E3331"/>
    <w:rsid w:val="004E68E9"/>
    <w:rsid w:val="00533394"/>
    <w:rsid w:val="0055553E"/>
    <w:rsid w:val="0056302E"/>
    <w:rsid w:val="005A3BC1"/>
    <w:rsid w:val="005C22E9"/>
    <w:rsid w:val="005C760F"/>
    <w:rsid w:val="005F6F0D"/>
    <w:rsid w:val="00610F19"/>
    <w:rsid w:val="00617A8A"/>
    <w:rsid w:val="0062546A"/>
    <w:rsid w:val="00631338"/>
    <w:rsid w:val="00642EAA"/>
    <w:rsid w:val="00643AA7"/>
    <w:rsid w:val="006715B2"/>
    <w:rsid w:val="00686717"/>
    <w:rsid w:val="0068799B"/>
    <w:rsid w:val="006C4793"/>
    <w:rsid w:val="006D000F"/>
    <w:rsid w:val="006D312A"/>
    <w:rsid w:val="006F2CB5"/>
    <w:rsid w:val="007064BB"/>
    <w:rsid w:val="00731D02"/>
    <w:rsid w:val="007358FA"/>
    <w:rsid w:val="00795B3E"/>
    <w:rsid w:val="007A7F58"/>
    <w:rsid w:val="007E26A8"/>
    <w:rsid w:val="007E4AE7"/>
    <w:rsid w:val="00822F5A"/>
    <w:rsid w:val="0085058E"/>
    <w:rsid w:val="008714A4"/>
    <w:rsid w:val="00884FE4"/>
    <w:rsid w:val="00887456"/>
    <w:rsid w:val="0089301D"/>
    <w:rsid w:val="008A31D7"/>
    <w:rsid w:val="008C65CF"/>
    <w:rsid w:val="0090202F"/>
    <w:rsid w:val="00915F42"/>
    <w:rsid w:val="009207E2"/>
    <w:rsid w:val="00941366"/>
    <w:rsid w:val="00946D82"/>
    <w:rsid w:val="00970B64"/>
    <w:rsid w:val="00974287"/>
    <w:rsid w:val="00975C30"/>
    <w:rsid w:val="009F0296"/>
    <w:rsid w:val="00A01E22"/>
    <w:rsid w:val="00A04D41"/>
    <w:rsid w:val="00A10F0F"/>
    <w:rsid w:val="00A9415E"/>
    <w:rsid w:val="00AB4A6B"/>
    <w:rsid w:val="00AC4C75"/>
    <w:rsid w:val="00AE7616"/>
    <w:rsid w:val="00B12F85"/>
    <w:rsid w:val="00B17937"/>
    <w:rsid w:val="00B636EB"/>
    <w:rsid w:val="00BA42A8"/>
    <w:rsid w:val="00BA54BC"/>
    <w:rsid w:val="00BC6A2B"/>
    <w:rsid w:val="00BC7741"/>
    <w:rsid w:val="00BD6AB5"/>
    <w:rsid w:val="00BF3315"/>
    <w:rsid w:val="00C06606"/>
    <w:rsid w:val="00C1745B"/>
    <w:rsid w:val="00C4664E"/>
    <w:rsid w:val="00C56348"/>
    <w:rsid w:val="00C56ACD"/>
    <w:rsid w:val="00C7788B"/>
    <w:rsid w:val="00C90862"/>
    <w:rsid w:val="00CA516B"/>
    <w:rsid w:val="00CA6361"/>
    <w:rsid w:val="00CA7C46"/>
    <w:rsid w:val="00D17C46"/>
    <w:rsid w:val="00D42A31"/>
    <w:rsid w:val="00D62F53"/>
    <w:rsid w:val="00D740AD"/>
    <w:rsid w:val="00D75AAE"/>
    <w:rsid w:val="00DB5FF5"/>
    <w:rsid w:val="00DD4043"/>
    <w:rsid w:val="00DE53E1"/>
    <w:rsid w:val="00DF29B9"/>
    <w:rsid w:val="00E10E68"/>
    <w:rsid w:val="00E15C40"/>
    <w:rsid w:val="00E33F86"/>
    <w:rsid w:val="00E37221"/>
    <w:rsid w:val="00E535EB"/>
    <w:rsid w:val="00E93915"/>
    <w:rsid w:val="00EA5D2E"/>
    <w:rsid w:val="00ED18FF"/>
    <w:rsid w:val="00EE68FA"/>
    <w:rsid w:val="00F078B9"/>
    <w:rsid w:val="00F142CA"/>
    <w:rsid w:val="00F507C3"/>
    <w:rsid w:val="00F52BBB"/>
    <w:rsid w:val="00F656C5"/>
    <w:rsid w:val="00F84DA3"/>
    <w:rsid w:val="00FB54C9"/>
    <w:rsid w:val="00FC0F5D"/>
    <w:rsid w:val="00FC477C"/>
    <w:rsid w:val="00FF66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55AD78F"/>
  <w14:defaultImageDpi w14:val="300"/>
  <w15:docId w15:val="{14FE2BF2-219C-4EC1-A7BD-5F17B20B74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E4FF9"/>
    <w:rPr>
      <w:sz w:val="24"/>
      <w:szCs w:val="24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44C1F"/>
    <w:pPr>
      <w:ind w:left="720"/>
      <w:contextualSpacing/>
    </w:pPr>
  </w:style>
  <w:style w:type="character" w:styleId="a4">
    <w:name w:val="annotation reference"/>
    <w:uiPriority w:val="99"/>
    <w:semiHidden/>
    <w:unhideWhenUsed/>
    <w:rsid w:val="007064BB"/>
    <w:rPr>
      <w:sz w:val="16"/>
      <w:szCs w:val="16"/>
    </w:rPr>
  </w:style>
  <w:style w:type="paragraph" w:styleId="a5">
    <w:name w:val="annotation text"/>
    <w:basedOn w:val="a"/>
    <w:link w:val="a6"/>
    <w:uiPriority w:val="99"/>
    <w:semiHidden/>
    <w:unhideWhenUsed/>
    <w:rsid w:val="007064BB"/>
    <w:rPr>
      <w:sz w:val="20"/>
      <w:szCs w:val="20"/>
    </w:rPr>
  </w:style>
  <w:style w:type="character" w:customStyle="1" w:styleId="a6">
    <w:name w:val="Текст примечания Знак"/>
    <w:link w:val="a5"/>
    <w:uiPriority w:val="99"/>
    <w:semiHidden/>
    <w:rsid w:val="007064BB"/>
    <w:rPr>
      <w:sz w:val="20"/>
      <w:szCs w:val="20"/>
    </w:rPr>
  </w:style>
  <w:style w:type="paragraph" w:styleId="a7">
    <w:name w:val="annotation subject"/>
    <w:basedOn w:val="a5"/>
    <w:next w:val="a5"/>
    <w:link w:val="a8"/>
    <w:uiPriority w:val="99"/>
    <w:semiHidden/>
    <w:unhideWhenUsed/>
    <w:rsid w:val="007064BB"/>
    <w:rPr>
      <w:b/>
      <w:bCs/>
    </w:rPr>
  </w:style>
  <w:style w:type="character" w:customStyle="1" w:styleId="a8">
    <w:name w:val="Тема примечания Знак"/>
    <w:link w:val="a7"/>
    <w:uiPriority w:val="99"/>
    <w:semiHidden/>
    <w:rsid w:val="007064BB"/>
    <w:rPr>
      <w:b/>
      <w:bCs/>
      <w:sz w:val="20"/>
      <w:szCs w:val="20"/>
    </w:rPr>
  </w:style>
  <w:style w:type="paragraph" w:styleId="a9">
    <w:name w:val="Balloon Text"/>
    <w:basedOn w:val="a"/>
    <w:link w:val="aa"/>
    <w:unhideWhenUsed/>
    <w:rsid w:val="007064BB"/>
    <w:rPr>
      <w:rFonts w:ascii="Tahoma" w:hAnsi="Tahoma" w:cs="Tahoma"/>
      <w:sz w:val="16"/>
      <w:szCs w:val="16"/>
    </w:rPr>
  </w:style>
  <w:style w:type="character" w:customStyle="1" w:styleId="aa">
    <w:name w:val="Текст выноски Знак"/>
    <w:link w:val="a9"/>
    <w:rsid w:val="007064BB"/>
    <w:rPr>
      <w:rFonts w:ascii="Tahoma" w:hAnsi="Tahoma" w:cs="Tahoma"/>
      <w:sz w:val="16"/>
      <w:szCs w:val="16"/>
    </w:rPr>
  </w:style>
  <w:style w:type="paragraph" w:customStyle="1" w:styleId="ConsPlusNormal">
    <w:name w:val="ConsPlusNormal"/>
    <w:rsid w:val="0056302E"/>
    <w:pPr>
      <w:autoSpaceDE w:val="0"/>
      <w:autoSpaceDN w:val="0"/>
      <w:adjustRightInd w:val="0"/>
    </w:pPr>
    <w:rPr>
      <w:rFonts w:cs="Calibri"/>
      <w:lang w:eastAsia="en-US"/>
    </w:rPr>
  </w:style>
  <w:style w:type="paragraph" w:styleId="ab">
    <w:name w:val="No Spacing"/>
    <w:uiPriority w:val="1"/>
    <w:qFormat/>
    <w:rsid w:val="00731D02"/>
    <w:rPr>
      <w:rFonts w:ascii="Cambria" w:eastAsia="Cambria" w:hAnsi="Cambria"/>
      <w:sz w:val="22"/>
      <w:szCs w:val="22"/>
      <w:lang w:eastAsia="en-US"/>
    </w:rPr>
  </w:style>
  <w:style w:type="paragraph" w:styleId="ac">
    <w:name w:val="header"/>
    <w:basedOn w:val="a"/>
    <w:link w:val="ad"/>
    <w:uiPriority w:val="99"/>
    <w:unhideWhenUsed/>
    <w:rsid w:val="008714A4"/>
    <w:pPr>
      <w:tabs>
        <w:tab w:val="center" w:pos="4677"/>
        <w:tab w:val="right" w:pos="9355"/>
      </w:tabs>
    </w:pPr>
  </w:style>
  <w:style w:type="character" w:customStyle="1" w:styleId="ad">
    <w:name w:val="Верхний колонтитул Знак"/>
    <w:basedOn w:val="a0"/>
    <w:link w:val="ac"/>
    <w:uiPriority w:val="99"/>
    <w:rsid w:val="008714A4"/>
  </w:style>
  <w:style w:type="paragraph" w:styleId="ae">
    <w:name w:val="footer"/>
    <w:basedOn w:val="a"/>
    <w:link w:val="af"/>
    <w:uiPriority w:val="99"/>
    <w:unhideWhenUsed/>
    <w:rsid w:val="008714A4"/>
    <w:pPr>
      <w:tabs>
        <w:tab w:val="center" w:pos="4677"/>
        <w:tab w:val="right" w:pos="9355"/>
      </w:tabs>
    </w:pPr>
  </w:style>
  <w:style w:type="character" w:customStyle="1" w:styleId="af">
    <w:name w:val="Нижний колонтитул Знак"/>
    <w:basedOn w:val="a0"/>
    <w:link w:val="ae"/>
    <w:uiPriority w:val="99"/>
    <w:rsid w:val="008714A4"/>
  </w:style>
  <w:style w:type="paragraph" w:customStyle="1" w:styleId="Default">
    <w:name w:val="Default"/>
    <w:rsid w:val="00037D9E"/>
    <w:pPr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  <w:lang w:eastAsia="en-US"/>
    </w:rPr>
  </w:style>
  <w:style w:type="table" w:styleId="af0">
    <w:name w:val="Table Grid"/>
    <w:basedOn w:val="a1"/>
    <w:uiPriority w:val="39"/>
    <w:rsid w:val="00E9391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1">
    <w:name w:val="Revision"/>
    <w:hidden/>
    <w:uiPriority w:val="99"/>
    <w:semiHidden/>
    <w:rsid w:val="00F507C3"/>
    <w:rPr>
      <w:sz w:val="24"/>
      <w:szCs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7995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69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microsoft.com/office/2011/relationships/people" Target="peop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1380</Words>
  <Characters>10447</Characters>
  <Application>Microsoft Office Word</Application>
  <DocSecurity>0</DocSecurity>
  <Lines>217</Lines>
  <Paragraphs>94</Paragraphs>
  <ScaleCrop>false</ScaleCrop>
  <HeadingPairs>
    <vt:vector size="6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  <vt:variant>
        <vt:lpstr>Headings</vt:lpstr>
      </vt:variant>
      <vt:variant>
        <vt:i4>16</vt:i4>
      </vt:variant>
    </vt:vector>
  </HeadingPairs>
  <TitlesOfParts>
    <vt:vector size="18" baseType="lpstr">
      <vt:lpstr/>
      <vt:lpstr/>
      <vt:lpstr>Дополнительное соглашение</vt:lpstr>
      <vt:lpstr>ООО *** («Поставщик») и ООО *** «(Покупатель»), совместно именуемый «Стороны»,</vt:lpstr>
      <vt:lpstr/>
      <vt:lpstr>УЧИТЫВАЯ ЧТО:</vt:lpstr>
      <vt:lpstr>Поставщик должен поставлять Покупателю только тот товар, который законным образо</vt:lpstr>
      <vt:lpstr>Покупатель стремится к обеспечению своей экономической безопасности и хочет полу</vt:lpstr>
      <vt:lpstr>Стороны договорились о нижеследующем:</vt:lpstr>
      <vt:lpstr/>
      <vt:lpstr>1. В целях подтверждения достоверного декларирования Товара, реализуемого по Дог</vt:lpstr>
      <vt:lpstr/>
      <vt:lpstr>3. В случае неподтверждения Поставщиком достоверного декларирования Товара, Поку</vt:lpstr>
      <vt:lpstr/>
      <vt:lpstr>4. Покупатель может отказаться от приемки непоставленного Товара, если у него им</vt:lpstr>
      <vt:lpstr/>
      <vt:lpstr>5. Во всем остальном, что не предусмотрено настоящим Дополнением Стороны руковод</vt:lpstr>
      <vt:lpstr/>
    </vt:vector>
  </TitlesOfParts>
  <Company/>
  <LinksUpToDate>false</LinksUpToDate>
  <CharactersWithSpaces>11733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Ольга Старкова</dc:creator>
  <cp:lastModifiedBy>Denis Semenov</cp:lastModifiedBy>
  <cp:revision>2</cp:revision>
  <dcterms:created xsi:type="dcterms:W3CDTF">2026-04-03T05:07:00Z</dcterms:created>
  <dcterms:modified xsi:type="dcterms:W3CDTF">2026-05-02T16:45:00Z</dcterms:modified>
</cp:coreProperties>
</file>