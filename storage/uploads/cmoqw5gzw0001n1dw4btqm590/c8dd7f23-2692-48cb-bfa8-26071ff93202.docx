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5EB7DA4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F17F01">
        <w:rPr>
          <w:rFonts w:cs="Times New Roman"/>
          <w:b/>
          <w:sz w:val="22"/>
        </w:rPr>
        <w:t>1</w:t>
      </w:r>
      <w:r w:rsidR="00B72521">
        <w:rPr>
          <w:rFonts w:cs="Times New Roman"/>
          <w:b/>
          <w:sz w:val="22"/>
        </w:rPr>
        <w:t>9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152AA23F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ins w:id="0" w:author="Denis Semenov" w:date="2026-05-04T11:43:00Z" w16du:dateUtc="2026-05-04T07:43:00Z">
        <w:r w:rsidR="00312B4C">
          <w:rPr>
            <w:rFonts w:cs="Times New Roman"/>
            <w:bCs/>
            <w:sz w:val="22"/>
          </w:rPr>
          <w:t>4</w:t>
        </w:r>
      </w:ins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ins w:id="1" w:author="Denis Semenov" w:date="2026-05-04T11:43:00Z" w16du:dateUtc="2026-05-04T07:43:00Z">
        <w:r w:rsidR="00312B4C">
          <w:rPr>
            <w:rFonts w:cs="Times New Roman"/>
            <w:bCs/>
            <w:sz w:val="22"/>
          </w:rPr>
          <w:t>мая</w:t>
        </w:r>
      </w:ins>
      <w:del w:id="2" w:author="Denis Semenov" w:date="2026-05-04T11:43:00Z" w16du:dateUtc="2026-05-04T07:43:00Z">
        <w:r w:rsidR="00B72521" w:rsidDel="00312B4C">
          <w:rPr>
            <w:rFonts w:cs="Times New Roman"/>
            <w:bCs/>
            <w:sz w:val="22"/>
          </w:rPr>
          <w:delText>марта</w:delText>
        </w:r>
      </w:del>
      <w:r w:rsidR="00B72521">
        <w:rPr>
          <w:rFonts w:cs="Times New Roman"/>
          <w:bCs/>
          <w:sz w:val="22"/>
        </w:rPr>
        <w:t xml:space="preserve"> </w:t>
      </w:r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B34E27B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</w:t>
      </w:r>
      <w:ins w:id="3" w:author="Denis Semenov" w:date="2026-05-04T11:43:00Z" w16du:dateUtc="2026-05-04T07:43:00Z">
        <w:r w:rsidR="00312B4C">
          <w:rPr>
            <w:rFonts w:cs="Times New Roman"/>
            <w:b/>
            <w:bCs/>
            <w:sz w:val="22"/>
          </w:rPr>
          <w:t>КЭФ</w:t>
        </w:r>
      </w:ins>
      <w:del w:id="4" w:author="Denis Semenov" w:date="2026-05-04T11:43:00Z" w16du:dateUtc="2026-05-04T07:43:00Z">
        <w:r w:rsidRPr="00CC0E33" w:rsidDel="00312B4C">
          <w:rPr>
            <w:rFonts w:cs="Times New Roman"/>
            <w:b/>
            <w:bCs/>
            <w:sz w:val="22"/>
          </w:rPr>
          <w:delText>РСВ</w:delText>
        </w:r>
      </w:del>
      <w:r w:rsidRPr="00CC0E33">
        <w:rPr>
          <w:rFonts w:cs="Times New Roman"/>
          <w:b/>
          <w:bCs/>
          <w:sz w:val="22"/>
        </w:rPr>
        <w:t>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37E16ADE" w:rsidR="00FF2081" w:rsidRPr="00FF2081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Общая стоимость Услуг, предоставленных по настоящей Спецификации, подлежащая уплате Заказчиком, составляет </w:t>
      </w:r>
      <w:r w:rsidR="00FF2081" w:rsidRPr="00FF2081">
        <w:rPr>
          <w:rFonts w:cs="Times New Roman"/>
          <w:b/>
          <w:sz w:val="22"/>
        </w:rPr>
        <w:t>722 655</w:t>
      </w:r>
      <w:r w:rsidR="00CC0E33" w:rsidRPr="00FF2081">
        <w:rPr>
          <w:rFonts w:cs="Times New Roman"/>
          <w:b/>
          <w:sz w:val="22"/>
        </w:rPr>
        <w:t xml:space="preserve"> (</w:t>
      </w:r>
      <w:r w:rsidR="00AC03B8" w:rsidRPr="00FF2081">
        <w:rPr>
          <w:rFonts w:cs="Times New Roman"/>
          <w:b/>
          <w:sz w:val="22"/>
        </w:rPr>
        <w:t xml:space="preserve">семьсот </w:t>
      </w:r>
      <w:r w:rsidR="00FF2081" w:rsidRPr="00FF2081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FF2081">
        <w:rPr>
          <w:rFonts w:cs="Times New Roman"/>
          <w:b/>
          <w:sz w:val="22"/>
        </w:rPr>
        <w:t xml:space="preserve">) </w:t>
      </w:r>
      <w:r w:rsidRPr="00FF2081">
        <w:rPr>
          <w:rFonts w:cs="Times New Roman"/>
          <w:b/>
          <w:sz w:val="22"/>
        </w:rPr>
        <w:t>рубл</w:t>
      </w:r>
      <w:r w:rsidR="004C028C" w:rsidRPr="00FF2081">
        <w:rPr>
          <w:rFonts w:cs="Times New Roman"/>
          <w:b/>
          <w:sz w:val="22"/>
        </w:rPr>
        <w:t xml:space="preserve">ей </w:t>
      </w:r>
      <w:r w:rsidR="00FF2081" w:rsidRPr="00FF2081">
        <w:rPr>
          <w:rFonts w:cs="Times New Roman"/>
          <w:b/>
          <w:sz w:val="22"/>
        </w:rPr>
        <w:t>82 копейки</w:t>
      </w:r>
      <w:r w:rsidRPr="00FF2081">
        <w:rPr>
          <w:rFonts w:cs="Times New Roman"/>
          <w:bCs/>
          <w:sz w:val="22"/>
        </w:rPr>
        <w:t xml:space="preserve">, </w:t>
      </w:r>
      <w:r w:rsidR="001D1BEC" w:rsidRPr="00FF2081">
        <w:rPr>
          <w:rFonts w:cs="Times New Roman"/>
          <w:bCs/>
          <w:sz w:val="22"/>
        </w:rPr>
        <w:t xml:space="preserve"> </w:t>
      </w:r>
      <w:r w:rsidR="00FF2081" w:rsidRPr="00DA215F">
        <w:rPr>
          <w:bCs/>
          <w:sz w:val="20"/>
          <w:szCs w:val="20"/>
        </w:rPr>
        <w:t>в</w:t>
      </w:r>
      <w:r w:rsidR="00FF2081">
        <w:rPr>
          <w:bCs/>
          <w:sz w:val="20"/>
          <w:szCs w:val="20"/>
        </w:rPr>
        <w:t xml:space="preserve"> т.ч. </w:t>
      </w:r>
      <w:r w:rsidR="00FF2081" w:rsidRPr="00DA215F">
        <w:rPr>
          <w:bCs/>
          <w:sz w:val="20"/>
          <w:szCs w:val="20"/>
        </w:rPr>
        <w:t xml:space="preserve">НДС </w:t>
      </w:r>
      <w:r w:rsidR="00FF2081">
        <w:rPr>
          <w:bCs/>
          <w:sz w:val="20"/>
          <w:szCs w:val="20"/>
        </w:rPr>
        <w:t>22%-</w:t>
      </w:r>
      <w:r w:rsidR="00FF2081" w:rsidRPr="00DA215F">
        <w:t xml:space="preserve"> </w:t>
      </w:r>
      <w:r w:rsidR="00FF2081" w:rsidRPr="00DA215F">
        <w:rPr>
          <w:bCs/>
          <w:sz w:val="20"/>
          <w:szCs w:val="20"/>
        </w:rPr>
        <w:t>130 314</w:t>
      </w:r>
      <w:r w:rsidR="00FF2081">
        <w:rPr>
          <w:bCs/>
          <w:sz w:val="20"/>
          <w:szCs w:val="20"/>
        </w:rPr>
        <w:t xml:space="preserve"> (сто тридцать тысяч триста четырнадцать) рублей </w:t>
      </w:r>
      <w:r w:rsidR="00FF2081" w:rsidRPr="00DA215F">
        <w:rPr>
          <w:bCs/>
          <w:sz w:val="20"/>
          <w:szCs w:val="20"/>
        </w:rPr>
        <w:t>98</w:t>
      </w:r>
      <w:r w:rsidR="00FF2081">
        <w:rPr>
          <w:bCs/>
          <w:sz w:val="20"/>
          <w:szCs w:val="20"/>
        </w:rPr>
        <w:t xml:space="preserve"> копеек.</w:t>
      </w:r>
    </w:p>
    <w:p w14:paraId="789D2FB5" w14:textId="0AA462D3" w:rsidR="00D73C95" w:rsidRPr="00FF2081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FF2081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>
        <w:rPr>
          <w:rFonts w:cs="Times New Roman"/>
          <w:bCs/>
          <w:sz w:val="22"/>
        </w:rPr>
        <w:t>01</w:t>
      </w:r>
      <w:r w:rsidRPr="00FF2081">
        <w:rPr>
          <w:rFonts w:cs="Times New Roman"/>
          <w:bCs/>
          <w:sz w:val="22"/>
        </w:rPr>
        <w:t>.</w:t>
      </w:r>
      <w:r w:rsidR="00D9352A" w:rsidRPr="00FF2081">
        <w:rPr>
          <w:rFonts w:cs="Times New Roman"/>
          <w:bCs/>
          <w:sz w:val="22"/>
        </w:rPr>
        <w:t>0</w:t>
      </w:r>
      <w:r w:rsidR="00B72521">
        <w:rPr>
          <w:rFonts w:cs="Times New Roman"/>
          <w:bCs/>
          <w:sz w:val="22"/>
        </w:rPr>
        <w:t>4</w:t>
      </w:r>
      <w:r w:rsidRPr="00FF2081">
        <w:rPr>
          <w:rFonts w:cs="Times New Roman"/>
          <w:bCs/>
          <w:sz w:val="22"/>
        </w:rPr>
        <w:t>.202</w:t>
      </w:r>
      <w:r w:rsidR="002E2E3A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 по </w:t>
      </w:r>
      <w:r w:rsidR="00B72521">
        <w:rPr>
          <w:rFonts w:cs="Times New Roman"/>
          <w:bCs/>
          <w:sz w:val="22"/>
        </w:rPr>
        <w:t>30.04</w:t>
      </w:r>
      <w:r w:rsidRPr="00FF2081">
        <w:rPr>
          <w:rFonts w:cs="Times New Roman"/>
          <w:bCs/>
          <w:sz w:val="22"/>
        </w:rPr>
        <w:t>.202</w:t>
      </w:r>
      <w:r w:rsidR="007312A5" w:rsidRPr="00FF2081">
        <w:rPr>
          <w:rFonts w:cs="Times New Roman"/>
          <w:bCs/>
          <w:sz w:val="22"/>
        </w:rPr>
        <w:t>6</w:t>
      </w:r>
      <w:r w:rsidRPr="00FF2081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CC0E33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12B4C"/>
    <w:rsid w:val="003407E8"/>
    <w:rsid w:val="003566DB"/>
    <w:rsid w:val="00371899"/>
    <w:rsid w:val="003719E3"/>
    <w:rsid w:val="00373000"/>
    <w:rsid w:val="003A0311"/>
    <w:rsid w:val="003C13C0"/>
    <w:rsid w:val="003E6DAD"/>
    <w:rsid w:val="00422643"/>
    <w:rsid w:val="00443B0F"/>
    <w:rsid w:val="00444E50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C03B8"/>
    <w:rsid w:val="00AE4B26"/>
    <w:rsid w:val="00B172B3"/>
    <w:rsid w:val="00B23BF9"/>
    <w:rsid w:val="00B4038D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1867</Characters>
  <Application>Microsoft Office Word</Application>
  <DocSecurity>0</DocSecurity>
  <Lines>46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2026-03-23T11:25:00Z</dcterms:created>
  <dcterms:modified xsi:type="dcterms:W3CDTF">2026-05-04T07:43:00Z</dcterms:modified>
</cp:coreProperties>
</file>