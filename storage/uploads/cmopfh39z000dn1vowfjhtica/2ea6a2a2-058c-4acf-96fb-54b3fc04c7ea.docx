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4AABF019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r w:rsidR="00F17F01">
        <w:rPr>
          <w:rFonts w:cs="Times New Roman"/>
          <w:b/>
          <w:sz w:val="22"/>
        </w:rPr>
        <w:t>1</w:t>
      </w:r>
      <w:r w:rsidR="00B527F2">
        <w:rPr>
          <w:rFonts w:cs="Times New Roman"/>
          <w:b/>
          <w:sz w:val="22"/>
        </w:rPr>
        <w:t>6</w:t>
      </w:r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4794F0DA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proofErr w:type="gramStart"/>
      <w:r w:rsidRPr="00CC0E33">
        <w:rPr>
          <w:rFonts w:cs="Times New Roman"/>
          <w:bCs/>
          <w:sz w:val="22"/>
        </w:rPr>
        <w:tab/>
        <w:t xml:space="preserve">  «</w:t>
      </w:r>
      <w:proofErr w:type="gramEnd"/>
      <w:r w:rsidR="00B527F2">
        <w:rPr>
          <w:rFonts w:cs="Times New Roman"/>
          <w:bCs/>
          <w:sz w:val="22"/>
        </w:rPr>
        <w:t>25</w:t>
      </w:r>
      <w:r w:rsidRPr="00CC0E33">
        <w:rPr>
          <w:rFonts w:cs="Times New Roman"/>
          <w:bCs/>
          <w:sz w:val="22"/>
        </w:rPr>
        <w:t>»</w:t>
      </w:r>
      <w:r w:rsidR="00F17F01">
        <w:rPr>
          <w:rFonts w:cs="Times New Roman"/>
          <w:bCs/>
          <w:sz w:val="22"/>
        </w:rPr>
        <w:t xml:space="preserve"> </w:t>
      </w:r>
      <w:r w:rsidR="00B527F2">
        <w:rPr>
          <w:rFonts w:cs="Times New Roman"/>
          <w:bCs/>
          <w:sz w:val="22"/>
        </w:rPr>
        <w:t>декабря</w:t>
      </w:r>
      <w:r w:rsidR="00F17F01">
        <w:rPr>
          <w:rFonts w:cs="Times New Roman"/>
          <w:bCs/>
          <w:sz w:val="22"/>
        </w:rPr>
        <w:t xml:space="preserve"> </w:t>
      </w:r>
      <w:r w:rsidRPr="00CC0E33">
        <w:rPr>
          <w:rFonts w:cs="Times New Roman"/>
          <w:bCs/>
          <w:sz w:val="22"/>
        </w:rPr>
        <w:t>202</w:t>
      </w:r>
      <w:r w:rsidR="004C028C">
        <w:rPr>
          <w:rFonts w:cs="Times New Roman"/>
          <w:bCs/>
          <w:sz w:val="22"/>
        </w:rPr>
        <w:t>5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5A45E00A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«РСВ»)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06852D59" w:rsidR="00D3514F" w:rsidRPr="00CC0E33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sz w:val="22"/>
        </w:rPr>
        <w:t xml:space="preserve">совместно именуемые в дальнейшем </w:t>
      </w:r>
      <w:r w:rsidRPr="00CC0E33">
        <w:rPr>
          <w:rFonts w:cs="Times New Roman"/>
          <w:b/>
          <w:sz w:val="22"/>
        </w:rPr>
        <w:t>«Стороны»</w:t>
      </w:r>
      <w:r w:rsidRPr="00CC0E33">
        <w:rPr>
          <w:rFonts w:cs="Times New Roman"/>
          <w:sz w:val="22"/>
        </w:rPr>
        <w:t xml:space="preserve">, а по отдельности – </w:t>
      </w:r>
      <w:r w:rsidRPr="00CC0E33">
        <w:rPr>
          <w:rFonts w:cs="Times New Roman"/>
          <w:b/>
          <w:bCs/>
          <w:sz w:val="22"/>
        </w:rPr>
        <w:t>«Сторона»</w:t>
      </w:r>
      <w:r w:rsidRPr="00CC0E33">
        <w:rPr>
          <w:rFonts w:cs="Times New Roman"/>
          <w:sz w:val="22"/>
        </w:rPr>
        <w:t xml:space="preserve">, </w:t>
      </w:r>
      <w:r w:rsidRPr="00CC0E33">
        <w:rPr>
          <w:rFonts w:cs="Times New Roman"/>
          <w:bCs/>
          <w:sz w:val="22"/>
        </w:rPr>
        <w:t>подписали настоящую Спецификацию к Договору о нижеследующем:</w:t>
      </w:r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CC0E33" w:rsidRPr="00CC0E33" w14:paraId="4F45C3E7" w14:textId="77777777" w:rsidTr="00655A6B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5D79A23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B410169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7E00B0A" w14:textId="77777777" w:rsidR="00CC0E33" w:rsidRPr="00CC0E33" w:rsidRDefault="00CC0E33" w:rsidP="00D3514F">
            <w:pPr>
              <w:jc w:val="center"/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91435B5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Кол-во,</w:t>
            </w:r>
          </w:p>
          <w:p w14:paraId="575D27A3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BC66B9D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Цена, </w:t>
            </w:r>
          </w:p>
          <w:p w14:paraId="761B1FE0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proofErr w:type="spellStart"/>
            <w:r w:rsidRPr="00CC0E33">
              <w:rPr>
                <w:rFonts w:cs="Times New Roman"/>
                <w:bCs/>
                <w:sz w:val="22"/>
              </w:rPr>
              <w:t>руб</w:t>
            </w:r>
            <w:proofErr w:type="spellEnd"/>
            <w:r w:rsidRPr="00CC0E33">
              <w:rPr>
                <w:rFonts w:cs="Times New Roman"/>
                <w:bCs/>
                <w:sz w:val="22"/>
              </w:rPr>
              <w:t>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80F7483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Сумма, </w:t>
            </w:r>
          </w:p>
          <w:p w14:paraId="3A8509AB" w14:textId="77777777" w:rsidR="00F17F01" w:rsidRDefault="00CC0E33" w:rsidP="00C310E7">
            <w:pPr>
              <w:rPr>
                <w:rFonts w:cs="Times New Roman"/>
                <w:bCs/>
                <w:sz w:val="22"/>
              </w:rPr>
            </w:pPr>
            <w:proofErr w:type="spellStart"/>
            <w:r w:rsidRPr="00CC0E33">
              <w:rPr>
                <w:rFonts w:cs="Times New Roman"/>
                <w:bCs/>
                <w:sz w:val="22"/>
              </w:rPr>
              <w:t>руб</w:t>
            </w:r>
            <w:proofErr w:type="spellEnd"/>
            <w:r w:rsidRPr="00CC0E33">
              <w:rPr>
                <w:rFonts w:cs="Times New Roman"/>
                <w:bCs/>
                <w:sz w:val="22"/>
              </w:rPr>
              <w:t xml:space="preserve">, </w:t>
            </w:r>
          </w:p>
          <w:p w14:paraId="13F59444" w14:textId="28B4C8B8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включая НДС</w:t>
            </w:r>
          </w:p>
        </w:tc>
      </w:tr>
      <w:tr w:rsidR="00CC0E33" w:rsidRPr="00CC0E33" w14:paraId="4F027AB3" w14:textId="77777777" w:rsidTr="00655A6B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94E88" w14:textId="77777777" w:rsidR="00CC0E33" w:rsidRPr="00CC0E33" w:rsidRDefault="00CC0E33" w:rsidP="00C310E7">
            <w:pPr>
              <w:numPr>
                <w:ilvl w:val="0"/>
                <w:numId w:val="2"/>
              </w:numPr>
              <w:ind w:left="0" w:firstLine="0"/>
              <w:rPr>
                <w:rFonts w:cs="Times New Roman"/>
                <w:bCs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69A89" w14:textId="632F4FCA" w:rsidR="00CC0E33" w:rsidRPr="00CC0E33" w:rsidRDefault="00924737" w:rsidP="00924737">
            <w:pPr>
              <w:jc w:val="center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35F85" w14:textId="3C805B25" w:rsidR="00CC0E33" w:rsidRPr="00CC0E33" w:rsidRDefault="00CC0E33" w:rsidP="00C310E7">
            <w:pPr>
              <w:jc w:val="left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464C7" w14:textId="5D4EBF59" w:rsidR="00CC0E33" w:rsidRPr="00CC0E33" w:rsidRDefault="00EC0260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1</w:t>
            </w:r>
            <w:r w:rsidR="00271C5F">
              <w:rPr>
                <w:rFonts w:cs="Times New Roman"/>
                <w:bCs/>
                <w:sz w:val="22"/>
              </w:rPr>
              <w:t>7</w:t>
            </w:r>
            <w:r w:rsidR="007937A2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B22FA" w14:textId="00E26F6B" w:rsidR="00CC0E33" w:rsidRPr="00655A6B" w:rsidRDefault="00EC0260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2</w:t>
            </w:r>
            <w:r w:rsidR="00FC41F9">
              <w:rPr>
                <w:rFonts w:cs="Times New Roman"/>
                <w:bCs/>
                <w:sz w:val="22"/>
              </w:rPr>
              <w:t xml:space="preserve"> </w:t>
            </w:r>
            <w:r w:rsidR="009F1873">
              <w:rPr>
                <w:rFonts w:cs="Times New Roman"/>
                <w:bCs/>
                <w:sz w:val="22"/>
              </w:rPr>
              <w:t>445</w:t>
            </w:r>
            <w:r w:rsidR="00FC41F9">
              <w:rPr>
                <w:rFonts w:cs="Times New Roman"/>
                <w:bCs/>
                <w:sz w:val="22"/>
              </w:rPr>
              <w:t>,</w:t>
            </w:r>
            <w:r w:rsidR="009F1873">
              <w:rPr>
                <w:rFonts w:cs="Times New Roman"/>
                <w:bCs/>
                <w:sz w:val="22"/>
              </w:rPr>
              <w:t>6</w:t>
            </w:r>
            <w:r w:rsidR="00FC41F9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518BA" w14:textId="3FA7AA68" w:rsidR="00CC0E33" w:rsidRPr="00CC0E33" w:rsidRDefault="00271C5F" w:rsidP="005E7826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</w:rPr>
              <w:t>4</w:t>
            </w:r>
            <w:r w:rsidR="007937A2">
              <w:rPr>
                <w:rFonts w:cs="Times New Roman"/>
                <w:color w:val="000000"/>
                <w:sz w:val="22"/>
              </w:rPr>
              <w:t>15</w:t>
            </w:r>
            <w:r w:rsidR="00F17F01">
              <w:rPr>
                <w:rFonts w:cs="Times New Roman"/>
                <w:color w:val="000000"/>
                <w:sz w:val="22"/>
              </w:rPr>
              <w:t xml:space="preserve"> </w:t>
            </w:r>
            <w:r w:rsidR="007937A2">
              <w:rPr>
                <w:rFonts w:cs="Times New Roman"/>
                <w:color w:val="000000"/>
                <w:sz w:val="22"/>
              </w:rPr>
              <w:t>752</w:t>
            </w:r>
            <w:r w:rsidR="00FC41F9">
              <w:rPr>
                <w:rFonts w:cs="Times New Roman"/>
                <w:color w:val="000000"/>
                <w:sz w:val="22"/>
              </w:rPr>
              <w:t>,00</w:t>
            </w:r>
          </w:p>
        </w:tc>
      </w:tr>
      <w:tr w:rsidR="00CC0E33" w:rsidRPr="00CC0E33" w14:paraId="66909E41" w14:textId="77777777" w:rsidTr="00655A6B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3B00" w14:textId="77777777" w:rsidR="00CC0E33" w:rsidRPr="00CC0E33" w:rsidRDefault="00CC0E33" w:rsidP="00C310E7">
            <w:pPr>
              <w:numPr>
                <w:ilvl w:val="0"/>
                <w:numId w:val="2"/>
              </w:numPr>
              <w:ind w:left="0" w:firstLine="0"/>
              <w:rPr>
                <w:rFonts w:cs="Times New Roman"/>
                <w:bCs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302E2A" w14:textId="51023370" w:rsidR="00CC0E33" w:rsidRPr="00CC0E33" w:rsidRDefault="00924737" w:rsidP="00924737">
            <w:pPr>
              <w:jc w:val="center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7DFD2" w14:textId="1660252A" w:rsidR="00CC0E33" w:rsidRPr="00CC0E33" w:rsidRDefault="00CC0E33" w:rsidP="00C310E7">
            <w:pPr>
              <w:jc w:val="left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02379B" w14:textId="42252400" w:rsidR="00CC0E33" w:rsidRPr="00CC0E33" w:rsidRDefault="00EC0260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C179E" w14:textId="132386DA" w:rsidR="00CC0E33" w:rsidRPr="00655A6B" w:rsidRDefault="009D717B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1</w:t>
            </w:r>
            <w:r w:rsidR="00FC41F9">
              <w:rPr>
                <w:rFonts w:cs="Times New Roman"/>
                <w:bCs/>
                <w:sz w:val="22"/>
              </w:rPr>
              <w:t xml:space="preserve"> </w:t>
            </w:r>
            <w:r w:rsidR="002E5692">
              <w:rPr>
                <w:rFonts w:cs="Times New Roman"/>
                <w:bCs/>
                <w:sz w:val="22"/>
              </w:rPr>
              <w:t>470</w:t>
            </w:r>
            <w:r w:rsidR="00FC41F9">
              <w:rPr>
                <w:rFonts w:cs="Times New Roman"/>
                <w:bCs/>
                <w:sz w:val="22"/>
              </w:rPr>
              <w:t>,</w:t>
            </w:r>
            <w:r w:rsidR="0048028D">
              <w:rPr>
                <w:rFonts w:cs="Times New Roman"/>
                <w:bCs/>
                <w:sz w:val="22"/>
              </w:rPr>
              <w:t>6</w:t>
            </w:r>
            <w:r w:rsidR="00FC41F9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A3D5B" w14:textId="70488116" w:rsidR="00CC0E33" w:rsidRPr="00CC0E33" w:rsidRDefault="00EC0260" w:rsidP="005E7826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</w:rPr>
              <w:t>1</w:t>
            </w:r>
            <w:r w:rsidR="0048028D">
              <w:rPr>
                <w:rFonts w:cs="Times New Roman"/>
                <w:color w:val="000000"/>
                <w:sz w:val="22"/>
              </w:rPr>
              <w:t>2</w:t>
            </w:r>
            <w:r w:rsidR="002E5692">
              <w:rPr>
                <w:rFonts w:cs="Times New Roman"/>
                <w:color w:val="000000"/>
                <w:sz w:val="22"/>
              </w:rPr>
              <w:t>5</w:t>
            </w:r>
            <w:r w:rsidR="00FC41F9">
              <w:rPr>
                <w:rFonts w:cs="Times New Roman"/>
                <w:color w:val="000000"/>
                <w:sz w:val="22"/>
              </w:rPr>
              <w:t> </w:t>
            </w:r>
            <w:r w:rsidR="002E5692">
              <w:rPr>
                <w:rFonts w:cs="Times New Roman"/>
                <w:color w:val="000000"/>
                <w:sz w:val="22"/>
              </w:rPr>
              <w:t>001</w:t>
            </w:r>
            <w:r w:rsidR="00FC41F9">
              <w:rPr>
                <w:rFonts w:cs="Times New Roman"/>
                <w:color w:val="000000"/>
                <w:sz w:val="22"/>
              </w:rPr>
              <w:t>,00</w:t>
            </w:r>
          </w:p>
        </w:tc>
      </w:tr>
      <w:tr w:rsidR="00CC0E33" w:rsidRPr="00CC0E33" w14:paraId="7ED677C6" w14:textId="77777777" w:rsidTr="00655A6B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1496F" w14:textId="77777777" w:rsidR="00CC0E33" w:rsidRPr="00CC0E33" w:rsidRDefault="00CC0E33" w:rsidP="00C310E7">
            <w:pPr>
              <w:numPr>
                <w:ilvl w:val="0"/>
                <w:numId w:val="2"/>
              </w:numPr>
              <w:ind w:left="0" w:firstLine="0"/>
              <w:rPr>
                <w:rFonts w:cs="Times New Roman"/>
                <w:bCs/>
                <w:sz w:val="22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DAFEC4" w14:textId="63050540" w:rsidR="00CC0E33" w:rsidRPr="00CC0E33" w:rsidRDefault="00924737" w:rsidP="00924737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7E11" w14:textId="3E24ABE2" w:rsidR="00CC0E33" w:rsidRPr="00CC0E33" w:rsidRDefault="00CC0E33" w:rsidP="00C310E7">
            <w:pPr>
              <w:jc w:val="left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D3C5A" w14:textId="5E583CD5" w:rsidR="00CC0E33" w:rsidRPr="00CC0E33" w:rsidRDefault="00CC0E33" w:rsidP="00924737">
            <w:pPr>
              <w:jc w:val="center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2</w:t>
            </w:r>
            <w:r w:rsidR="0048028D">
              <w:rPr>
                <w:rFonts w:cs="Times New Roman"/>
                <w:bCs/>
                <w:sz w:val="22"/>
              </w:rPr>
              <w:t>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10B01" w14:textId="288D1EDB" w:rsidR="00CC0E33" w:rsidRPr="009D717B" w:rsidRDefault="009D717B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4</w:t>
            </w:r>
            <w:r w:rsidR="00FC41F9">
              <w:rPr>
                <w:rFonts w:cs="Times New Roman"/>
                <w:bCs/>
                <w:sz w:val="22"/>
              </w:rPr>
              <w:t xml:space="preserve"> </w:t>
            </w:r>
            <w:r w:rsidR="0048028D">
              <w:rPr>
                <w:rFonts w:cs="Times New Roman"/>
                <w:bCs/>
                <w:sz w:val="22"/>
              </w:rPr>
              <w:t>5</w:t>
            </w:r>
            <w:r w:rsidR="009F1873">
              <w:rPr>
                <w:rFonts w:cs="Times New Roman"/>
                <w:bCs/>
                <w:sz w:val="22"/>
              </w:rPr>
              <w:t>78</w:t>
            </w:r>
            <w:r w:rsidR="00FC41F9">
              <w:rPr>
                <w:rFonts w:cs="Times New Roman"/>
                <w:bCs/>
                <w:sz w:val="22"/>
              </w:rPr>
              <w:t>,00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0FC28" w14:textId="286F9A18" w:rsidR="00CC0E33" w:rsidRPr="00CC0E33" w:rsidRDefault="00EC0260" w:rsidP="005E7826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</w:rPr>
              <w:t>1</w:t>
            </w:r>
            <w:r w:rsidR="009F1873">
              <w:rPr>
                <w:rFonts w:cs="Times New Roman"/>
                <w:color w:val="000000"/>
                <w:sz w:val="22"/>
              </w:rPr>
              <w:t>28</w:t>
            </w:r>
            <w:r w:rsidR="008462D3">
              <w:rPr>
                <w:rFonts w:cs="Times New Roman"/>
                <w:color w:val="000000"/>
                <w:sz w:val="22"/>
              </w:rPr>
              <w:t xml:space="preserve"> </w:t>
            </w:r>
            <w:r w:rsidR="009F1873">
              <w:rPr>
                <w:rFonts w:cs="Times New Roman"/>
                <w:color w:val="000000"/>
                <w:sz w:val="22"/>
              </w:rPr>
              <w:t>184</w:t>
            </w:r>
            <w:r w:rsidR="00FC41F9">
              <w:rPr>
                <w:rFonts w:cs="Times New Roman"/>
                <w:color w:val="000000"/>
                <w:sz w:val="22"/>
              </w:rPr>
              <w:t>,00</w:t>
            </w:r>
          </w:p>
        </w:tc>
      </w:tr>
      <w:tr w:rsidR="00E84075" w:rsidRPr="00CC0E33" w14:paraId="5E4D8E48" w14:textId="77777777" w:rsidTr="00655A6B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819AC" w14:textId="77777777" w:rsidR="00E84075" w:rsidRPr="00CC0E33" w:rsidRDefault="00E84075" w:rsidP="00C310E7">
            <w:pPr>
              <w:numPr>
                <w:ilvl w:val="0"/>
                <w:numId w:val="2"/>
              </w:numPr>
              <w:ind w:left="0" w:firstLine="0"/>
              <w:rPr>
                <w:rFonts w:cs="Times New Roman"/>
                <w:bCs/>
                <w:sz w:val="22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DDF36" w14:textId="0D8ACD56" w:rsidR="00E84075" w:rsidRPr="00CC0E33" w:rsidRDefault="00632014" w:rsidP="00924737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8DAAF" w14:textId="5ED6EAE7" w:rsidR="00E84075" w:rsidRPr="00CC0E33" w:rsidRDefault="00632014" w:rsidP="00C310E7">
            <w:pPr>
              <w:jc w:val="left"/>
              <w:rPr>
                <w:rFonts w:cs="Times New Roman"/>
                <w:bCs/>
                <w:sz w:val="22"/>
                <w:lang w:val="en-US"/>
              </w:rPr>
            </w:pPr>
            <w:r w:rsidRPr="00632014">
              <w:rPr>
                <w:rFonts w:cs="Times New Roman"/>
                <w:bCs/>
                <w:sz w:val="22"/>
                <w:lang w:val="en-US"/>
              </w:rPr>
              <w:t>Microsoft Teams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CA2AAB" w14:textId="2ECC5A6F" w:rsidR="00E84075" w:rsidRDefault="0048028D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935A" w14:textId="66FE45CC" w:rsidR="00E84075" w:rsidRPr="004C028C" w:rsidDel="007C383D" w:rsidRDefault="00CD2243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1046</w:t>
            </w:r>
            <w:r w:rsidR="00FC41F9">
              <w:rPr>
                <w:rFonts w:cs="Times New Roman"/>
                <w:bCs/>
                <w:sz w:val="22"/>
              </w:rPr>
              <w:t>,</w:t>
            </w:r>
            <w:r w:rsidR="009F1873">
              <w:rPr>
                <w:rFonts w:cs="Times New Roman"/>
                <w:bCs/>
                <w:sz w:val="22"/>
              </w:rPr>
              <w:t>8</w:t>
            </w:r>
            <w:r w:rsidR="00FC41F9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8A422" w14:textId="5CDC8546" w:rsidR="00E84075" w:rsidRDefault="00CD2243" w:rsidP="00924737">
            <w:pPr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/>
                <w:sz w:val="22"/>
              </w:rPr>
              <w:t>41</w:t>
            </w:r>
            <w:r w:rsidR="008462D3">
              <w:rPr>
                <w:rFonts w:cs="Times New Roman"/>
                <w:color w:val="000000"/>
                <w:sz w:val="22"/>
              </w:rPr>
              <w:t xml:space="preserve"> </w:t>
            </w:r>
            <w:r w:rsidR="009F1873">
              <w:rPr>
                <w:rFonts w:cs="Times New Roman"/>
                <w:color w:val="000000"/>
                <w:sz w:val="22"/>
              </w:rPr>
              <w:t>872</w:t>
            </w:r>
            <w:r w:rsidR="00FC41F9">
              <w:rPr>
                <w:rFonts w:cs="Times New Roman"/>
                <w:color w:val="000000"/>
                <w:sz w:val="22"/>
              </w:rPr>
              <w:t>,00</w:t>
            </w:r>
          </w:p>
        </w:tc>
      </w:tr>
      <w:tr w:rsidR="009F1588" w:rsidRPr="009F1588" w14:paraId="2BA2CC3F" w14:textId="77777777" w:rsidTr="00655A6B">
        <w:trPr>
          <w:trHeight w:val="200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94C59" w14:textId="517247FB" w:rsidR="009F1588" w:rsidRPr="00655A6B" w:rsidRDefault="009F1588" w:rsidP="009F1588">
            <w:pPr>
              <w:rPr>
                <w:rFonts w:cs="Times New Roman"/>
                <w:b/>
                <w:color w:val="000000"/>
                <w:sz w:val="22"/>
                <w:highlight w:val="lightGray"/>
              </w:rPr>
            </w:pPr>
            <w:r w:rsidRPr="00655A6B">
              <w:rPr>
                <w:rFonts w:cs="Times New Roman"/>
                <w:b/>
                <w:sz w:val="22"/>
                <w:highlight w:val="lightGray"/>
              </w:rPr>
              <w:t xml:space="preserve">Итого общая стоимость Услуг, включая </w:t>
            </w:r>
            <w:proofErr w:type="gramStart"/>
            <w:r w:rsidRPr="00655A6B">
              <w:rPr>
                <w:rFonts w:cs="Times New Roman"/>
                <w:b/>
                <w:sz w:val="22"/>
                <w:highlight w:val="lightGray"/>
              </w:rPr>
              <w:t xml:space="preserve">НДС:   </w:t>
            </w:r>
            <w:proofErr w:type="gramEnd"/>
            <w:r w:rsidRPr="00655A6B">
              <w:rPr>
                <w:rFonts w:cs="Times New Roman"/>
                <w:b/>
                <w:sz w:val="22"/>
                <w:highlight w:val="lightGray"/>
              </w:rPr>
              <w:t xml:space="preserve">                                                     </w:t>
            </w:r>
            <w:r w:rsidR="004C028C">
              <w:rPr>
                <w:rFonts w:cs="Times New Roman"/>
                <w:b/>
                <w:sz w:val="22"/>
                <w:highlight w:val="lightGray"/>
              </w:rPr>
              <w:t xml:space="preserve">    </w:t>
            </w:r>
            <w:r w:rsidR="009F1873">
              <w:rPr>
                <w:rFonts w:cs="Times New Roman"/>
                <w:b/>
                <w:sz w:val="22"/>
                <w:highlight w:val="lightGray"/>
              </w:rPr>
              <w:t>7</w:t>
            </w:r>
            <w:r w:rsidR="007937A2">
              <w:rPr>
                <w:rFonts w:cs="Times New Roman"/>
                <w:b/>
                <w:sz w:val="22"/>
                <w:highlight w:val="lightGray"/>
              </w:rPr>
              <w:t>10</w:t>
            </w:r>
            <w:r w:rsidR="00FC41F9">
              <w:rPr>
                <w:rFonts w:cs="Times New Roman"/>
                <w:b/>
                <w:sz w:val="22"/>
                <w:highlight w:val="lightGray"/>
              </w:rPr>
              <w:t> </w:t>
            </w:r>
            <w:r w:rsidR="007937A2">
              <w:rPr>
                <w:rFonts w:cs="Times New Roman"/>
                <w:b/>
                <w:sz w:val="22"/>
                <w:highlight w:val="lightGray"/>
              </w:rPr>
              <w:t>809</w:t>
            </w:r>
            <w:r w:rsidR="00FC41F9">
              <w:rPr>
                <w:rFonts w:cs="Times New Roman"/>
                <w:b/>
                <w:sz w:val="22"/>
                <w:highlight w:val="lightGray"/>
              </w:rPr>
              <w:t>,00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1DCE779D" w14:textId="4D1BF882" w:rsidR="00D3514F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Общая стоимость Услуг, предоставленных по настоящей Спецификации, подлежащая уплате Заказчиком, составляет </w:t>
      </w:r>
      <w:r w:rsidR="009F1873">
        <w:rPr>
          <w:rFonts w:cs="Times New Roman"/>
          <w:b/>
          <w:sz w:val="22"/>
        </w:rPr>
        <w:t>7</w:t>
      </w:r>
      <w:r w:rsidR="007937A2">
        <w:rPr>
          <w:rFonts w:cs="Times New Roman"/>
          <w:b/>
          <w:sz w:val="22"/>
        </w:rPr>
        <w:t>10</w:t>
      </w:r>
      <w:r w:rsidR="005E7826">
        <w:rPr>
          <w:rFonts w:cs="Times New Roman"/>
          <w:b/>
          <w:sz w:val="22"/>
        </w:rPr>
        <w:t> </w:t>
      </w:r>
      <w:r w:rsidR="007937A2">
        <w:rPr>
          <w:rFonts w:cs="Times New Roman"/>
          <w:b/>
          <w:sz w:val="22"/>
        </w:rPr>
        <w:t>809</w:t>
      </w:r>
      <w:r w:rsidR="005E7826">
        <w:rPr>
          <w:rFonts w:cs="Times New Roman"/>
          <w:b/>
          <w:sz w:val="22"/>
        </w:rPr>
        <w:t>,00</w:t>
      </w:r>
      <w:r w:rsidR="00CC0E33" w:rsidRPr="00655A6B">
        <w:rPr>
          <w:rFonts w:cs="Times New Roman"/>
          <w:b/>
          <w:sz w:val="22"/>
        </w:rPr>
        <w:t xml:space="preserve"> (</w:t>
      </w:r>
      <w:r w:rsidR="00AC03B8">
        <w:rPr>
          <w:rFonts w:cs="Times New Roman"/>
          <w:b/>
          <w:sz w:val="22"/>
        </w:rPr>
        <w:t xml:space="preserve">семьсот </w:t>
      </w:r>
      <w:r w:rsidR="00B527F2">
        <w:rPr>
          <w:rFonts w:cs="Times New Roman"/>
          <w:b/>
          <w:sz w:val="22"/>
        </w:rPr>
        <w:t>десять тысяч восемьсот девять</w:t>
      </w:r>
      <w:r w:rsidR="00CC0E33" w:rsidRPr="00655A6B">
        <w:rPr>
          <w:rFonts w:cs="Times New Roman"/>
          <w:b/>
          <w:sz w:val="22"/>
        </w:rPr>
        <w:t xml:space="preserve">) </w:t>
      </w:r>
      <w:r w:rsidRPr="00655A6B">
        <w:rPr>
          <w:rFonts w:cs="Times New Roman"/>
          <w:b/>
          <w:sz w:val="22"/>
        </w:rPr>
        <w:t>рубл</w:t>
      </w:r>
      <w:r w:rsidR="004C028C">
        <w:rPr>
          <w:rFonts w:cs="Times New Roman"/>
          <w:b/>
          <w:sz w:val="22"/>
        </w:rPr>
        <w:t>ей 0</w:t>
      </w:r>
      <w:r w:rsidRPr="00655A6B">
        <w:rPr>
          <w:rFonts w:cs="Times New Roman"/>
          <w:b/>
          <w:sz w:val="22"/>
        </w:rPr>
        <w:t>0</w:t>
      </w:r>
      <w:r w:rsidR="00546635">
        <w:rPr>
          <w:rFonts w:cs="Times New Roman"/>
          <w:b/>
          <w:sz w:val="22"/>
        </w:rPr>
        <w:t xml:space="preserve"> </w:t>
      </w:r>
      <w:r w:rsidRPr="00655A6B">
        <w:rPr>
          <w:rFonts w:cs="Times New Roman"/>
          <w:b/>
          <w:sz w:val="22"/>
        </w:rPr>
        <w:t>коп</w:t>
      </w:r>
      <w:r w:rsidR="003E6DAD" w:rsidRPr="00655A6B">
        <w:rPr>
          <w:rFonts w:cs="Times New Roman"/>
          <w:b/>
          <w:sz w:val="22"/>
        </w:rPr>
        <w:t>еек</w:t>
      </w:r>
      <w:r w:rsidRPr="00CC0E33">
        <w:rPr>
          <w:rFonts w:cs="Times New Roman"/>
          <w:bCs/>
          <w:sz w:val="22"/>
        </w:rPr>
        <w:t xml:space="preserve">, в </w:t>
      </w:r>
      <w:proofErr w:type="gramStart"/>
      <w:r w:rsidRPr="00CC0E33">
        <w:rPr>
          <w:rFonts w:cs="Times New Roman"/>
          <w:bCs/>
          <w:sz w:val="22"/>
        </w:rPr>
        <w:t>т.ч.</w:t>
      </w:r>
      <w:proofErr w:type="gramEnd"/>
      <w:r w:rsidRPr="00CC0E33">
        <w:rPr>
          <w:rFonts w:cs="Times New Roman"/>
          <w:bCs/>
          <w:sz w:val="22"/>
        </w:rPr>
        <w:t xml:space="preserve"> </w:t>
      </w:r>
      <w:commentRangeStart w:id="0"/>
      <w:r w:rsidRPr="00CC0E33">
        <w:rPr>
          <w:rFonts w:cs="Times New Roman"/>
          <w:bCs/>
          <w:sz w:val="22"/>
        </w:rPr>
        <w:t>НДС</w:t>
      </w:r>
      <w:r w:rsidR="003E6DAD">
        <w:rPr>
          <w:rFonts w:cs="Times New Roman"/>
          <w:bCs/>
          <w:sz w:val="22"/>
        </w:rPr>
        <w:t xml:space="preserve"> </w:t>
      </w:r>
      <w:proofErr w:type="gramStart"/>
      <w:r w:rsidR="003E6DAD">
        <w:rPr>
          <w:rFonts w:cs="Times New Roman"/>
          <w:bCs/>
          <w:sz w:val="22"/>
        </w:rPr>
        <w:t>20% -</w:t>
      </w:r>
      <w:r w:rsidRPr="00CC0E33">
        <w:rPr>
          <w:rFonts w:cs="Times New Roman"/>
          <w:bCs/>
          <w:sz w:val="22"/>
        </w:rPr>
        <w:t xml:space="preserve"> </w:t>
      </w:r>
      <w:r w:rsidR="007937A2" w:rsidRPr="007937A2">
        <w:rPr>
          <w:rFonts w:cs="Times New Roman"/>
          <w:bCs/>
          <w:sz w:val="22"/>
        </w:rPr>
        <w:t>118468,17</w:t>
      </w:r>
      <w:proofErr w:type="gramEnd"/>
      <w:r w:rsidR="00632014" w:rsidRPr="00632014" w:rsidDel="00632014">
        <w:rPr>
          <w:rFonts w:cs="Times New Roman"/>
          <w:bCs/>
          <w:sz w:val="22"/>
        </w:rPr>
        <w:t xml:space="preserve"> </w:t>
      </w:r>
      <w:r w:rsidR="00CC0E33" w:rsidRPr="00CC0E33">
        <w:rPr>
          <w:rFonts w:cs="Times New Roman"/>
          <w:bCs/>
          <w:sz w:val="22"/>
        </w:rPr>
        <w:t>(</w:t>
      </w:r>
      <w:r w:rsidR="00AC03B8">
        <w:rPr>
          <w:rFonts w:cs="Times New Roman"/>
          <w:bCs/>
          <w:sz w:val="22"/>
        </w:rPr>
        <w:t xml:space="preserve">сто </w:t>
      </w:r>
      <w:r w:rsidR="00B527F2">
        <w:rPr>
          <w:rFonts w:cs="Times New Roman"/>
          <w:bCs/>
          <w:sz w:val="22"/>
        </w:rPr>
        <w:t>восемнадцать тысяч четыреста шестьдесят восемь</w:t>
      </w:r>
      <w:r w:rsidR="00CC0E33" w:rsidRPr="00CC0E33">
        <w:rPr>
          <w:rFonts w:cs="Times New Roman"/>
          <w:bCs/>
          <w:sz w:val="22"/>
        </w:rPr>
        <w:t xml:space="preserve">) </w:t>
      </w:r>
      <w:r w:rsidR="006933BB">
        <w:rPr>
          <w:rFonts w:cs="Times New Roman"/>
          <w:bCs/>
          <w:sz w:val="22"/>
        </w:rPr>
        <w:t>руб</w:t>
      </w:r>
      <w:r w:rsidR="00AC03B8">
        <w:rPr>
          <w:rFonts w:cs="Times New Roman"/>
          <w:bCs/>
          <w:sz w:val="22"/>
        </w:rPr>
        <w:t>лей</w:t>
      </w:r>
      <w:r w:rsidR="008462D3">
        <w:rPr>
          <w:rFonts w:cs="Times New Roman"/>
          <w:bCs/>
          <w:sz w:val="22"/>
        </w:rPr>
        <w:t xml:space="preserve"> </w:t>
      </w:r>
      <w:r w:rsidR="00AC03B8">
        <w:rPr>
          <w:rFonts w:cs="Times New Roman"/>
          <w:bCs/>
          <w:sz w:val="22"/>
        </w:rPr>
        <w:t>17</w:t>
      </w:r>
      <w:r w:rsidR="008462D3">
        <w:rPr>
          <w:rFonts w:cs="Times New Roman"/>
          <w:bCs/>
          <w:sz w:val="22"/>
        </w:rPr>
        <w:t xml:space="preserve"> копеек</w:t>
      </w:r>
      <w:r w:rsidR="006933BB">
        <w:rPr>
          <w:rFonts w:cs="Times New Roman"/>
          <w:bCs/>
          <w:sz w:val="22"/>
        </w:rPr>
        <w:t>.</w:t>
      </w:r>
      <w:commentRangeEnd w:id="0"/>
      <w:r w:rsidR="00772BA5">
        <w:rPr>
          <w:rStyle w:val="a3"/>
        </w:rPr>
        <w:commentReference w:id="0"/>
      </w:r>
    </w:p>
    <w:p w14:paraId="789D2FB5" w14:textId="72C12982" w:rsidR="00D73C95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Срок предоставления доступа к веб-сервису: с 01.</w:t>
      </w:r>
      <w:r w:rsidR="002E2E3A">
        <w:rPr>
          <w:rFonts w:cs="Times New Roman"/>
          <w:bCs/>
          <w:sz w:val="22"/>
        </w:rPr>
        <w:t>01</w:t>
      </w:r>
      <w:r>
        <w:rPr>
          <w:rFonts w:cs="Times New Roman"/>
          <w:bCs/>
          <w:sz w:val="22"/>
        </w:rPr>
        <w:t>.202</w:t>
      </w:r>
      <w:r w:rsidR="002E2E3A">
        <w:rPr>
          <w:rFonts w:cs="Times New Roman"/>
          <w:bCs/>
          <w:sz w:val="22"/>
        </w:rPr>
        <w:t>6</w:t>
      </w:r>
      <w:r>
        <w:rPr>
          <w:rFonts w:cs="Times New Roman"/>
          <w:bCs/>
          <w:sz w:val="22"/>
        </w:rPr>
        <w:t xml:space="preserve"> г. по </w:t>
      </w:r>
      <w:r w:rsidR="009A5190">
        <w:rPr>
          <w:rFonts w:cs="Times New Roman"/>
          <w:bCs/>
          <w:sz w:val="22"/>
        </w:rPr>
        <w:t>3</w:t>
      </w:r>
      <w:ins w:id="1" w:author="David Korelov" w:date="2025-12-19T13:37:00Z" w16du:dateUtc="2025-12-19T10:37:00Z">
        <w:r w:rsidR="007312A5">
          <w:rPr>
            <w:rFonts w:cs="Times New Roman"/>
            <w:bCs/>
            <w:sz w:val="22"/>
          </w:rPr>
          <w:t>1</w:t>
        </w:r>
      </w:ins>
      <w:del w:id="2" w:author="David Korelov" w:date="2025-12-19T13:37:00Z" w16du:dateUtc="2025-12-19T10:37:00Z">
        <w:r w:rsidR="002E2E3A" w:rsidDel="007312A5">
          <w:rPr>
            <w:rFonts w:cs="Times New Roman"/>
            <w:bCs/>
            <w:sz w:val="22"/>
          </w:rPr>
          <w:delText>0</w:delText>
        </w:r>
      </w:del>
      <w:r w:rsidR="009A5190">
        <w:rPr>
          <w:rFonts w:cs="Times New Roman"/>
          <w:bCs/>
          <w:sz w:val="22"/>
        </w:rPr>
        <w:t>.</w:t>
      </w:r>
      <w:r w:rsidR="002E2E3A">
        <w:rPr>
          <w:rFonts w:cs="Times New Roman"/>
          <w:bCs/>
          <w:sz w:val="22"/>
        </w:rPr>
        <w:t>01</w:t>
      </w:r>
      <w:r>
        <w:rPr>
          <w:rFonts w:cs="Times New Roman"/>
          <w:bCs/>
          <w:sz w:val="22"/>
        </w:rPr>
        <w:t>.202</w:t>
      </w:r>
      <w:del w:id="3" w:author="David Korelov" w:date="2025-12-19T13:37:00Z" w16du:dateUtc="2025-12-19T10:37:00Z">
        <w:r w:rsidDel="007312A5">
          <w:rPr>
            <w:rFonts w:cs="Times New Roman"/>
            <w:bCs/>
            <w:sz w:val="22"/>
          </w:rPr>
          <w:delText>5</w:delText>
        </w:r>
      </w:del>
      <w:ins w:id="4" w:author="David Korelov" w:date="2025-12-19T13:37:00Z" w16du:dateUtc="2025-12-19T10:37:00Z">
        <w:r w:rsidR="007312A5">
          <w:rPr>
            <w:rFonts w:cs="Times New Roman"/>
            <w:bCs/>
            <w:sz w:val="22"/>
          </w:rPr>
          <w:t>6</w:t>
        </w:r>
      </w:ins>
      <w:r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CC0E33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 xml:space="preserve">Никифоров </w:t>
            </w:r>
            <w:proofErr w:type="gramStart"/>
            <w:r w:rsidR="00D73C95">
              <w:rPr>
                <w:rFonts w:cs="Times New Roman"/>
                <w:bCs/>
                <w:sz w:val="22"/>
              </w:rPr>
              <w:t>Г.В.</w:t>
            </w:r>
            <w:proofErr w:type="gramEnd"/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Korelov" w:date="2025-12-19T13:39:00Z" w:initials="DK">
    <w:p w14:paraId="2B07BFAD" w14:textId="77777777" w:rsidR="007D5723" w:rsidRDefault="00772BA5" w:rsidP="007D5723">
      <w:pPr>
        <w:pStyle w:val="a4"/>
        <w:jc w:val="left"/>
      </w:pPr>
      <w:r>
        <w:rPr>
          <w:rStyle w:val="a3"/>
        </w:rPr>
        <w:annotationRef/>
      </w:r>
      <w:r w:rsidR="007D5723">
        <w:t>Уточнить ставку НДС. Услуги будут оказаны в январе 2026 г., ставка НДС будет 22%.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07BF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24D019" w16cex:dateUtc="2025-12-19T10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07BFAD" w16cid:durableId="2B24D0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Korelov">
    <w15:presenceInfo w15:providerId="AD" w15:userId="S::david.korelov@creditexpress.ru::db534ed2-ac2c-4d83-aad4-58d9f99b32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4608"/>
    <w:rsid w:val="000B0BE4"/>
    <w:rsid w:val="000B5572"/>
    <w:rsid w:val="001070C4"/>
    <w:rsid w:val="00145A77"/>
    <w:rsid w:val="001B533E"/>
    <w:rsid w:val="001E1257"/>
    <w:rsid w:val="00206C24"/>
    <w:rsid w:val="00225479"/>
    <w:rsid w:val="00226259"/>
    <w:rsid w:val="00253D6F"/>
    <w:rsid w:val="00271C5F"/>
    <w:rsid w:val="00275AB2"/>
    <w:rsid w:val="00276422"/>
    <w:rsid w:val="002A3074"/>
    <w:rsid w:val="002A6EEA"/>
    <w:rsid w:val="002B692D"/>
    <w:rsid w:val="002E2E3A"/>
    <w:rsid w:val="002E5692"/>
    <w:rsid w:val="00373000"/>
    <w:rsid w:val="003C13C0"/>
    <w:rsid w:val="003E6DAD"/>
    <w:rsid w:val="00422643"/>
    <w:rsid w:val="00443B0F"/>
    <w:rsid w:val="00444E50"/>
    <w:rsid w:val="0048028D"/>
    <w:rsid w:val="004839F1"/>
    <w:rsid w:val="004B4C85"/>
    <w:rsid w:val="004C028C"/>
    <w:rsid w:val="00546635"/>
    <w:rsid w:val="00557366"/>
    <w:rsid w:val="005A6FFA"/>
    <w:rsid w:val="005D1B99"/>
    <w:rsid w:val="005E7826"/>
    <w:rsid w:val="006021CE"/>
    <w:rsid w:val="00614E6A"/>
    <w:rsid w:val="00632014"/>
    <w:rsid w:val="0064031A"/>
    <w:rsid w:val="00655A6B"/>
    <w:rsid w:val="006933BB"/>
    <w:rsid w:val="006B429E"/>
    <w:rsid w:val="00706E5B"/>
    <w:rsid w:val="007312A5"/>
    <w:rsid w:val="00772BA5"/>
    <w:rsid w:val="007800CC"/>
    <w:rsid w:val="007937A2"/>
    <w:rsid w:val="007A437B"/>
    <w:rsid w:val="007C383D"/>
    <w:rsid w:val="007D5723"/>
    <w:rsid w:val="007F3731"/>
    <w:rsid w:val="00810020"/>
    <w:rsid w:val="008462D3"/>
    <w:rsid w:val="00861683"/>
    <w:rsid w:val="00870421"/>
    <w:rsid w:val="008A49DD"/>
    <w:rsid w:val="00924737"/>
    <w:rsid w:val="0098784B"/>
    <w:rsid w:val="009A48BE"/>
    <w:rsid w:val="009A5190"/>
    <w:rsid w:val="009A6D45"/>
    <w:rsid w:val="009D717B"/>
    <w:rsid w:val="009E1CE6"/>
    <w:rsid w:val="009F1588"/>
    <w:rsid w:val="009F1873"/>
    <w:rsid w:val="00A51CDD"/>
    <w:rsid w:val="00A82B32"/>
    <w:rsid w:val="00A91BCD"/>
    <w:rsid w:val="00A93A1A"/>
    <w:rsid w:val="00AC03B8"/>
    <w:rsid w:val="00AE4B26"/>
    <w:rsid w:val="00B4038D"/>
    <w:rsid w:val="00B527F2"/>
    <w:rsid w:val="00B77B68"/>
    <w:rsid w:val="00B81558"/>
    <w:rsid w:val="00BA653E"/>
    <w:rsid w:val="00BD19DB"/>
    <w:rsid w:val="00C4668A"/>
    <w:rsid w:val="00C71513"/>
    <w:rsid w:val="00C77A39"/>
    <w:rsid w:val="00C87719"/>
    <w:rsid w:val="00CB028E"/>
    <w:rsid w:val="00CC0E33"/>
    <w:rsid w:val="00CD2243"/>
    <w:rsid w:val="00CF7D8B"/>
    <w:rsid w:val="00D063D4"/>
    <w:rsid w:val="00D07934"/>
    <w:rsid w:val="00D114FA"/>
    <w:rsid w:val="00D23449"/>
    <w:rsid w:val="00D3514F"/>
    <w:rsid w:val="00D664AA"/>
    <w:rsid w:val="00D73C95"/>
    <w:rsid w:val="00DD3E9E"/>
    <w:rsid w:val="00DE0CB7"/>
    <w:rsid w:val="00DE3311"/>
    <w:rsid w:val="00DF2E0F"/>
    <w:rsid w:val="00E06E2A"/>
    <w:rsid w:val="00E46575"/>
    <w:rsid w:val="00E84075"/>
    <w:rsid w:val="00E94A07"/>
    <w:rsid w:val="00E97CF4"/>
    <w:rsid w:val="00EC0260"/>
    <w:rsid w:val="00EC3344"/>
    <w:rsid w:val="00EF6D8A"/>
    <w:rsid w:val="00F17F01"/>
    <w:rsid w:val="00F35D16"/>
    <w:rsid w:val="00F3604F"/>
    <w:rsid w:val="00FB14B5"/>
    <w:rsid w:val="00FC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278</Words>
  <Characters>1736</Characters>
  <Application>Microsoft Office Word</Application>
  <DocSecurity>0</DocSecurity>
  <Lines>91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David Korelov</cp:lastModifiedBy>
  <cp:revision>6</cp:revision>
  <cp:lastPrinted>2024-10-16T10:50:00Z</cp:lastPrinted>
  <dcterms:created xsi:type="dcterms:W3CDTF">2025-12-17T13:30:00Z</dcterms:created>
  <dcterms:modified xsi:type="dcterms:W3CDTF">2025-12-19T10:39:00Z</dcterms:modified>
</cp:coreProperties>
</file>