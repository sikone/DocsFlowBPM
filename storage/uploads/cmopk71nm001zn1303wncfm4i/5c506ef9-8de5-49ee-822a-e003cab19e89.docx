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5002" w14:textId="583A3972" w:rsidR="004E4E87" w:rsidRDefault="00FF1224" w:rsidP="004E4E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БЛАНКЕ ОРГАНИЗАЦИИ</w:t>
      </w:r>
      <w:r w:rsidR="004E4E8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ДЛЯ ООО</w:t>
      </w:r>
    </w:p>
    <w:p w14:paraId="4F07372A" w14:textId="77777777" w:rsidR="00313BA7" w:rsidRDefault="00313BA7" w:rsidP="004E4E8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DC2950" w14:textId="0520B410" w:rsidR="004E4E87" w:rsidRPr="004E4E87" w:rsidRDefault="004E4E87" w:rsidP="004E4E87">
      <w:pPr>
        <w:jc w:val="both"/>
        <w:rPr>
          <w:rFonts w:ascii="Times New Roman" w:hAnsi="Times New Roman" w:cs="Times New Roman"/>
          <w:sz w:val="24"/>
          <w:szCs w:val="24"/>
        </w:rPr>
      </w:pPr>
      <w:r w:rsidRPr="004E4E87">
        <w:rPr>
          <w:rFonts w:ascii="Times New Roman" w:hAnsi="Times New Roman" w:cs="Times New Roman"/>
          <w:sz w:val="24"/>
          <w:szCs w:val="24"/>
        </w:rPr>
        <w:t xml:space="preserve">г. Москва                       </w:t>
      </w:r>
      <w:r w:rsidRPr="004E4E87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4E4E87">
        <w:rPr>
          <w:rFonts w:ascii="Times New Roman" w:hAnsi="Times New Roman" w:cs="Times New Roman"/>
          <w:sz w:val="24"/>
          <w:szCs w:val="24"/>
        </w:rPr>
        <w:t xml:space="preserve">            от «____</w:t>
      </w:r>
      <w:ins w:id="0" w:author="Denis Semenov" w:date="2026-05-03T13:21:00Z" w16du:dateUtc="2026-05-03T09:21:00Z">
        <w:r w:rsidR="00140B63">
          <w:rPr>
            <w:rFonts w:ascii="Times New Roman" w:hAnsi="Times New Roman" w:cs="Times New Roman"/>
            <w:sz w:val="24"/>
            <w:szCs w:val="24"/>
            <w:lang w:val="en-US"/>
          </w:rPr>
          <w:t>323232</w:t>
        </w:r>
      </w:ins>
      <w:r w:rsidRPr="004E4E87">
        <w:rPr>
          <w:rFonts w:ascii="Times New Roman" w:hAnsi="Times New Roman" w:cs="Times New Roman"/>
          <w:sz w:val="24"/>
          <w:szCs w:val="24"/>
        </w:rPr>
        <w:t>__» ___________</w:t>
      </w:r>
      <w:proofErr w:type="gramStart"/>
      <w:r w:rsidRPr="004E4E87">
        <w:rPr>
          <w:rFonts w:ascii="Times New Roman" w:hAnsi="Times New Roman" w:cs="Times New Roman"/>
          <w:sz w:val="24"/>
          <w:szCs w:val="24"/>
        </w:rPr>
        <w:t>_  20</w:t>
      </w:r>
      <w:proofErr w:type="gramEnd"/>
      <w:r w:rsidRPr="004E4E87">
        <w:rPr>
          <w:rFonts w:ascii="Times New Roman" w:hAnsi="Times New Roman" w:cs="Times New Roman"/>
          <w:sz w:val="24"/>
          <w:szCs w:val="24"/>
        </w:rPr>
        <w:t>___ года</w:t>
      </w:r>
    </w:p>
    <w:p w14:paraId="3329C0D9" w14:textId="77777777" w:rsidR="004E4E87" w:rsidRPr="004E4E87" w:rsidRDefault="004E4E87" w:rsidP="004E4E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D068FB" w14:textId="47BBCB14" w:rsidR="00184ED8" w:rsidRDefault="00B261AD" w:rsidP="00FF122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Настоящим</w:t>
      </w:r>
      <w:r w:rsidR="004E4E87" w:rsidRPr="004E4E87">
        <w:rPr>
          <w:rFonts w:ascii="Times New Roman" w:hAnsi="Times New Roman" w:cs="Times New Roman"/>
          <w:sz w:val="28"/>
          <w:szCs w:val="28"/>
        </w:rPr>
        <w:t xml:space="preserve"> ООО «_________</w:t>
      </w:r>
      <w:r w:rsidR="00313BA7">
        <w:rPr>
          <w:rFonts w:ascii="Times New Roman" w:hAnsi="Times New Roman" w:cs="Times New Roman"/>
          <w:sz w:val="28"/>
          <w:szCs w:val="28"/>
        </w:rPr>
        <w:t>_______»</w:t>
      </w:r>
      <w:r w:rsidR="00FF1224">
        <w:rPr>
          <w:rFonts w:ascii="Times New Roman" w:hAnsi="Times New Roman" w:cs="Times New Roman"/>
          <w:sz w:val="28"/>
          <w:szCs w:val="28"/>
        </w:rPr>
        <w:t xml:space="preserve"> ИНН _________ </w:t>
      </w:r>
      <w:r w:rsidR="004E4E87" w:rsidRPr="004E4E87">
        <w:rPr>
          <w:rFonts w:ascii="Times New Roman" w:hAnsi="Times New Roman" w:cs="Times New Roman"/>
          <w:sz w:val="28"/>
          <w:szCs w:val="28"/>
        </w:rPr>
        <w:t xml:space="preserve">в лице ___________________, действующего на основании </w:t>
      </w:r>
      <w:r w:rsidR="00FF1224" w:rsidRPr="004E4E87">
        <w:rPr>
          <w:rFonts w:ascii="Times New Roman" w:hAnsi="Times New Roman" w:cs="Times New Roman"/>
          <w:sz w:val="28"/>
          <w:szCs w:val="28"/>
        </w:rPr>
        <w:t>___________________,</w:t>
      </w:r>
      <w:r w:rsidR="004E4E87" w:rsidRPr="004E4E87">
        <w:rPr>
          <w:rFonts w:ascii="Times New Roman" w:hAnsi="Times New Roman" w:cs="Times New Roman"/>
          <w:sz w:val="28"/>
          <w:szCs w:val="28"/>
        </w:rPr>
        <w:t xml:space="preserve"> </w:t>
      </w:r>
      <w:r w:rsidR="00FF1224">
        <w:rPr>
          <w:rFonts w:ascii="Times New Roman" w:hAnsi="Times New Roman" w:cs="Times New Roman"/>
          <w:sz w:val="28"/>
          <w:szCs w:val="28"/>
        </w:rPr>
        <w:t>сообщает, что наша организация ведет свою деятельность в соответствии с НК РФ, следит за всеми изменениями в части налогообложения и применяет их в своей работе</w:t>
      </w:r>
      <w:r w:rsidR="00184ED8" w:rsidRPr="00184ED8">
        <w:rPr>
          <w:rFonts w:ascii="Times New Roman" w:hAnsi="Times New Roman" w:cs="Times New Roman"/>
          <w:sz w:val="28"/>
          <w:szCs w:val="28"/>
        </w:rPr>
        <w:t>.</w:t>
      </w:r>
    </w:p>
    <w:p w14:paraId="17AB4E34" w14:textId="38ECF1FE" w:rsidR="00FF1224" w:rsidRPr="00C235DD" w:rsidRDefault="00FF1224" w:rsidP="00FF122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состоянию на __.__.2025 г. </w:t>
      </w:r>
      <w:r w:rsidRPr="004E4E87">
        <w:rPr>
          <w:rFonts w:ascii="Times New Roman" w:hAnsi="Times New Roman" w:cs="Times New Roman"/>
          <w:sz w:val="28"/>
          <w:szCs w:val="28"/>
        </w:rPr>
        <w:t>ООО «_________</w:t>
      </w:r>
      <w:r>
        <w:rPr>
          <w:rFonts w:ascii="Times New Roman" w:hAnsi="Times New Roman" w:cs="Times New Roman"/>
          <w:sz w:val="28"/>
          <w:szCs w:val="28"/>
        </w:rPr>
        <w:t xml:space="preserve">_______» имеет право на </w:t>
      </w:r>
      <w:r w:rsidR="002B2F63">
        <w:rPr>
          <w:rFonts w:ascii="Times New Roman" w:hAnsi="Times New Roman" w:cs="Times New Roman"/>
          <w:sz w:val="28"/>
          <w:szCs w:val="28"/>
        </w:rPr>
        <w:t>применение специальной ставки НДС 5%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Pr="002B2F63">
        <w:rPr>
          <w:rFonts w:ascii="Times New Roman" w:hAnsi="Times New Roman" w:cs="Times New Roman"/>
          <w:sz w:val="28"/>
          <w:szCs w:val="28"/>
        </w:rPr>
        <w:t xml:space="preserve">основании </w:t>
      </w:r>
      <w:proofErr w:type="spellStart"/>
      <w:r w:rsidR="002B2F63" w:rsidRPr="002B2F63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="002B2F63" w:rsidRPr="002B2F63">
        <w:rPr>
          <w:rFonts w:ascii="Times New Roman" w:hAnsi="Times New Roman" w:cs="Times New Roman"/>
          <w:sz w:val="28"/>
          <w:szCs w:val="28"/>
        </w:rPr>
        <w:t xml:space="preserve">. 1 п. 8 ст. 164 </w:t>
      </w:r>
      <w:r w:rsidRPr="002B2F63">
        <w:rPr>
          <w:rFonts w:ascii="Times New Roman" w:hAnsi="Times New Roman" w:cs="Times New Roman"/>
          <w:sz w:val="28"/>
          <w:szCs w:val="28"/>
        </w:rPr>
        <w:t>НК РФ.</w:t>
      </w:r>
    </w:p>
    <w:p w14:paraId="6F58599F" w14:textId="77777777" w:rsidR="00C235DD" w:rsidRDefault="00C235DD" w:rsidP="007605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B730D18" w14:textId="77777777" w:rsidR="00184ED8" w:rsidRDefault="00184ED8" w:rsidP="007605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7CA0D95" w14:textId="77777777" w:rsidR="00184ED8" w:rsidRPr="00760581" w:rsidRDefault="00184ED8" w:rsidP="007605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D78125B" w14:textId="6D1F06D2" w:rsidR="00760581" w:rsidRPr="00313BA7" w:rsidRDefault="00184ED8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3BA7">
        <w:rPr>
          <w:rFonts w:ascii="Times New Roman" w:hAnsi="Times New Roman" w:cs="Times New Roman"/>
          <w:b/>
          <w:sz w:val="28"/>
          <w:szCs w:val="28"/>
        </w:rPr>
        <w:t xml:space="preserve">Генеральный Директор </w:t>
      </w:r>
      <w:r w:rsidR="00FF1224">
        <w:rPr>
          <w:rFonts w:ascii="Times New Roman" w:hAnsi="Times New Roman" w:cs="Times New Roman"/>
          <w:b/>
          <w:sz w:val="28"/>
          <w:szCs w:val="28"/>
        </w:rPr>
        <w:t xml:space="preserve">/ </w:t>
      </w:r>
      <w:r w:rsidRPr="00313BA7">
        <w:rPr>
          <w:rFonts w:ascii="Times New Roman" w:hAnsi="Times New Roman" w:cs="Times New Roman"/>
          <w:b/>
          <w:sz w:val="28"/>
          <w:szCs w:val="28"/>
        </w:rPr>
        <w:t>___________________</w:t>
      </w:r>
      <w:r w:rsidR="009F6D94">
        <w:rPr>
          <w:rFonts w:ascii="Times New Roman" w:hAnsi="Times New Roman" w:cs="Times New Roman"/>
          <w:b/>
          <w:sz w:val="28"/>
          <w:szCs w:val="28"/>
        </w:rPr>
        <w:t>____</w:t>
      </w:r>
    </w:p>
    <w:p w14:paraId="2264DF0A" w14:textId="77777777" w:rsidR="00184ED8" w:rsidRPr="00313BA7" w:rsidRDefault="00184ED8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CD3C08" w14:textId="22DB41C8" w:rsidR="00184ED8" w:rsidRPr="00313BA7" w:rsidRDefault="00184ED8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3BA7">
        <w:rPr>
          <w:rFonts w:ascii="Times New Roman" w:hAnsi="Times New Roman" w:cs="Times New Roman"/>
          <w:b/>
          <w:sz w:val="28"/>
          <w:szCs w:val="28"/>
        </w:rPr>
        <w:t xml:space="preserve">Главный бухгалтер </w:t>
      </w:r>
      <w:r w:rsidR="00FF1224">
        <w:rPr>
          <w:rFonts w:ascii="Times New Roman" w:hAnsi="Times New Roman" w:cs="Times New Roman"/>
          <w:b/>
          <w:sz w:val="28"/>
          <w:szCs w:val="28"/>
        </w:rPr>
        <w:t xml:space="preserve">/ </w:t>
      </w:r>
      <w:r w:rsidRPr="00313BA7">
        <w:rPr>
          <w:rFonts w:ascii="Times New Roman" w:hAnsi="Times New Roman" w:cs="Times New Roman"/>
          <w:b/>
          <w:sz w:val="28"/>
          <w:szCs w:val="28"/>
        </w:rPr>
        <w:t>_______________________</w:t>
      </w:r>
      <w:r w:rsidR="009F6D94">
        <w:rPr>
          <w:rFonts w:ascii="Times New Roman" w:hAnsi="Times New Roman" w:cs="Times New Roman"/>
          <w:b/>
          <w:sz w:val="28"/>
          <w:szCs w:val="28"/>
        </w:rPr>
        <w:t>____</w:t>
      </w:r>
    </w:p>
    <w:p w14:paraId="6684B7A0" w14:textId="77777777" w:rsidR="009F6D94" w:rsidRDefault="009F6D9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856239" w14:textId="77777777" w:rsidR="00184ED8" w:rsidRDefault="00184ED8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3BA7">
        <w:rPr>
          <w:rFonts w:ascii="Times New Roman" w:hAnsi="Times New Roman" w:cs="Times New Roman"/>
          <w:b/>
          <w:sz w:val="28"/>
          <w:szCs w:val="28"/>
        </w:rPr>
        <w:t>М.П.</w:t>
      </w:r>
    </w:p>
    <w:p w14:paraId="31B58D01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41F64B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8BD0008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BBE0B8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D31483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494C0E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4147DC3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1BF39D6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58448D8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2CDFB6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84EAF5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234569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8083CF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F38812" w14:textId="201D7EB8" w:rsidR="00FF1224" w:rsidRDefault="00FF1224" w:rsidP="00FF12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БЛАНКЕ ОРГАНИЗАЦИИ ДЛЯ ИП</w:t>
      </w:r>
    </w:p>
    <w:p w14:paraId="1DB801F1" w14:textId="77777777" w:rsidR="00FF1224" w:rsidRDefault="00FF1224" w:rsidP="00FF122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2F4781" w14:textId="77777777" w:rsidR="00FF1224" w:rsidRPr="004E4E87" w:rsidRDefault="00FF1224" w:rsidP="00FF1224">
      <w:pPr>
        <w:jc w:val="both"/>
        <w:rPr>
          <w:rFonts w:ascii="Times New Roman" w:hAnsi="Times New Roman" w:cs="Times New Roman"/>
          <w:sz w:val="24"/>
          <w:szCs w:val="24"/>
        </w:rPr>
      </w:pPr>
      <w:r w:rsidRPr="004E4E87">
        <w:rPr>
          <w:rFonts w:ascii="Times New Roman" w:hAnsi="Times New Roman" w:cs="Times New Roman"/>
          <w:sz w:val="24"/>
          <w:szCs w:val="24"/>
        </w:rPr>
        <w:t xml:space="preserve">г. Москва                       </w:t>
      </w:r>
      <w:r w:rsidRPr="004E4E87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4E4E87">
        <w:rPr>
          <w:rFonts w:ascii="Times New Roman" w:hAnsi="Times New Roman" w:cs="Times New Roman"/>
          <w:sz w:val="24"/>
          <w:szCs w:val="24"/>
        </w:rPr>
        <w:t xml:space="preserve">            от «______» ___________</w:t>
      </w:r>
      <w:proofErr w:type="gramStart"/>
      <w:r w:rsidRPr="004E4E87">
        <w:rPr>
          <w:rFonts w:ascii="Times New Roman" w:hAnsi="Times New Roman" w:cs="Times New Roman"/>
          <w:sz w:val="24"/>
          <w:szCs w:val="24"/>
        </w:rPr>
        <w:t>_  20</w:t>
      </w:r>
      <w:proofErr w:type="gramEnd"/>
      <w:r w:rsidRPr="004E4E87">
        <w:rPr>
          <w:rFonts w:ascii="Times New Roman" w:hAnsi="Times New Roman" w:cs="Times New Roman"/>
          <w:sz w:val="24"/>
          <w:szCs w:val="24"/>
        </w:rPr>
        <w:t>___ года</w:t>
      </w:r>
    </w:p>
    <w:p w14:paraId="2BD6E83F" w14:textId="77777777" w:rsidR="00FF1224" w:rsidRPr="004E4E87" w:rsidRDefault="00FF1224" w:rsidP="00FF12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987E31" w14:textId="5A44F703" w:rsidR="00FF1224" w:rsidRDefault="00FF1224" w:rsidP="00FF122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Настоящим</w:t>
      </w:r>
      <w:r w:rsidRPr="004E4E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ИП </w:t>
      </w:r>
      <w:r w:rsidRPr="004E4E87">
        <w:rPr>
          <w:rFonts w:ascii="Times New Roman" w:hAnsi="Times New Roman" w:cs="Times New Roman"/>
          <w:sz w:val="28"/>
          <w:szCs w:val="28"/>
        </w:rPr>
        <w:t>_________</w:t>
      </w:r>
      <w:r>
        <w:rPr>
          <w:rFonts w:ascii="Times New Roman" w:hAnsi="Times New Roman" w:cs="Times New Roman"/>
          <w:sz w:val="28"/>
          <w:szCs w:val="28"/>
        </w:rPr>
        <w:t>_______ ИНН _________ сообщает, что наша организация ведет свою деятельность в соответствии с НК РФ, следит за всеми изменениями в части налогообложения и применяет их в своей работе</w:t>
      </w:r>
      <w:r w:rsidRPr="00184ED8">
        <w:rPr>
          <w:rFonts w:ascii="Times New Roman" w:hAnsi="Times New Roman" w:cs="Times New Roman"/>
          <w:sz w:val="28"/>
          <w:szCs w:val="28"/>
        </w:rPr>
        <w:t>.</w:t>
      </w:r>
    </w:p>
    <w:p w14:paraId="6B2E1EAD" w14:textId="6F7209F1" w:rsidR="00FF1224" w:rsidRPr="00C235DD" w:rsidRDefault="00FF1224" w:rsidP="00FF122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состоянию на __.__.2025 г. ИП </w:t>
      </w:r>
      <w:r w:rsidRPr="004E4E87">
        <w:rPr>
          <w:rFonts w:ascii="Times New Roman" w:hAnsi="Times New Roman" w:cs="Times New Roman"/>
          <w:sz w:val="28"/>
          <w:szCs w:val="28"/>
        </w:rPr>
        <w:t>_________</w:t>
      </w:r>
      <w:r>
        <w:rPr>
          <w:rFonts w:ascii="Times New Roman" w:hAnsi="Times New Roman" w:cs="Times New Roman"/>
          <w:sz w:val="28"/>
          <w:szCs w:val="28"/>
        </w:rPr>
        <w:t xml:space="preserve">_______  </w:t>
      </w:r>
      <w:r w:rsidR="002B2F63">
        <w:rPr>
          <w:rFonts w:ascii="Times New Roman" w:hAnsi="Times New Roman" w:cs="Times New Roman"/>
          <w:sz w:val="28"/>
          <w:szCs w:val="28"/>
        </w:rPr>
        <w:t xml:space="preserve">имеет право на применение специальной ставки НДС 5% на </w:t>
      </w:r>
      <w:r w:rsidR="002B2F63" w:rsidRPr="002B2F63">
        <w:rPr>
          <w:rFonts w:ascii="Times New Roman" w:hAnsi="Times New Roman" w:cs="Times New Roman"/>
          <w:sz w:val="28"/>
          <w:szCs w:val="28"/>
        </w:rPr>
        <w:t xml:space="preserve">основании </w:t>
      </w:r>
      <w:proofErr w:type="spellStart"/>
      <w:r w:rsidR="002B2F63" w:rsidRPr="002B2F63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="002B2F63" w:rsidRPr="002B2F63">
        <w:rPr>
          <w:rFonts w:ascii="Times New Roman" w:hAnsi="Times New Roman" w:cs="Times New Roman"/>
          <w:sz w:val="28"/>
          <w:szCs w:val="28"/>
        </w:rPr>
        <w:t>. 1 п. 8 ст. 164 НК РФ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5BBCDF" w14:textId="77777777" w:rsidR="00FF1224" w:rsidRDefault="00FF1224" w:rsidP="00FF122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16991C0" w14:textId="77777777" w:rsidR="00FF1224" w:rsidRDefault="00FF1224" w:rsidP="00FF122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A094B50" w14:textId="77777777" w:rsidR="00FF1224" w:rsidRPr="00760581" w:rsidRDefault="00FF1224" w:rsidP="00FF122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19B30BA" w14:textId="708A5434" w:rsidR="00FF1224" w:rsidRPr="00313BA7" w:rsidRDefault="00FF1224" w:rsidP="00FF1224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1224">
        <w:rPr>
          <w:rFonts w:ascii="Times New Roman" w:hAnsi="Times New Roman" w:cs="Times New Roman"/>
          <w:b/>
          <w:sz w:val="28"/>
          <w:szCs w:val="28"/>
        </w:rPr>
        <w:t xml:space="preserve">ИП ________________ </w:t>
      </w:r>
      <w:r>
        <w:rPr>
          <w:rFonts w:ascii="Times New Roman" w:hAnsi="Times New Roman" w:cs="Times New Roman"/>
          <w:b/>
          <w:sz w:val="28"/>
          <w:szCs w:val="28"/>
        </w:rPr>
        <w:t>/</w:t>
      </w:r>
      <w:r w:rsidRPr="00313BA7">
        <w:rPr>
          <w:rFonts w:ascii="Times New Roman" w:hAnsi="Times New Roman" w:cs="Times New Roman"/>
          <w:b/>
          <w:sz w:val="28"/>
          <w:szCs w:val="28"/>
        </w:rPr>
        <w:t>___________________</w:t>
      </w:r>
      <w:r>
        <w:rPr>
          <w:rFonts w:ascii="Times New Roman" w:hAnsi="Times New Roman" w:cs="Times New Roman"/>
          <w:b/>
          <w:sz w:val="28"/>
          <w:szCs w:val="28"/>
        </w:rPr>
        <w:t>____</w:t>
      </w:r>
    </w:p>
    <w:p w14:paraId="29A9224B" w14:textId="77777777" w:rsidR="00FF1224" w:rsidRPr="00313BA7" w:rsidRDefault="00FF1224" w:rsidP="00FF1224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0E4F64" w14:textId="77777777" w:rsidR="00FF1224" w:rsidRPr="00313BA7" w:rsidRDefault="00FF1224" w:rsidP="00FF1224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3BA7">
        <w:rPr>
          <w:rFonts w:ascii="Times New Roman" w:hAnsi="Times New Roman" w:cs="Times New Roman"/>
          <w:b/>
          <w:sz w:val="28"/>
          <w:szCs w:val="28"/>
        </w:rPr>
        <w:t>М.П.</w:t>
      </w:r>
    </w:p>
    <w:p w14:paraId="268B9C2F" w14:textId="77777777" w:rsidR="00FF1224" w:rsidRPr="00313BA7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FF1224" w:rsidRPr="00313BA7" w:rsidSect="00B261AD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63DE2"/>
    <w:multiLevelType w:val="hybridMultilevel"/>
    <w:tmpl w:val="B0206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4728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17"/>
    <w:rsid w:val="000906C3"/>
    <w:rsid w:val="00140B63"/>
    <w:rsid w:val="00184ED8"/>
    <w:rsid w:val="001A2A37"/>
    <w:rsid w:val="001C1679"/>
    <w:rsid w:val="001D35EB"/>
    <w:rsid w:val="001E4C48"/>
    <w:rsid w:val="001F372D"/>
    <w:rsid w:val="001F4EFD"/>
    <w:rsid w:val="00214E13"/>
    <w:rsid w:val="00223AA6"/>
    <w:rsid w:val="002803F8"/>
    <w:rsid w:val="002B1248"/>
    <w:rsid w:val="002B2F63"/>
    <w:rsid w:val="002F5138"/>
    <w:rsid w:val="00313BA7"/>
    <w:rsid w:val="00343EBE"/>
    <w:rsid w:val="00384217"/>
    <w:rsid w:val="004C71F1"/>
    <w:rsid w:val="004E4E87"/>
    <w:rsid w:val="004F27BD"/>
    <w:rsid w:val="00535B56"/>
    <w:rsid w:val="005D7F09"/>
    <w:rsid w:val="005F6A39"/>
    <w:rsid w:val="00666C86"/>
    <w:rsid w:val="00671CCF"/>
    <w:rsid w:val="00720D12"/>
    <w:rsid w:val="007375BF"/>
    <w:rsid w:val="00760581"/>
    <w:rsid w:val="00780A89"/>
    <w:rsid w:val="00915641"/>
    <w:rsid w:val="00925688"/>
    <w:rsid w:val="00933274"/>
    <w:rsid w:val="009D35DA"/>
    <w:rsid w:val="009F6D94"/>
    <w:rsid w:val="00A01759"/>
    <w:rsid w:val="00A2686E"/>
    <w:rsid w:val="00A40502"/>
    <w:rsid w:val="00A50636"/>
    <w:rsid w:val="00AA05FA"/>
    <w:rsid w:val="00B07425"/>
    <w:rsid w:val="00B261AD"/>
    <w:rsid w:val="00C235DD"/>
    <w:rsid w:val="00C411FE"/>
    <w:rsid w:val="00C72B95"/>
    <w:rsid w:val="00D3048B"/>
    <w:rsid w:val="00DC3AC9"/>
    <w:rsid w:val="00DD6C4F"/>
    <w:rsid w:val="00EB4D74"/>
    <w:rsid w:val="00F84DA3"/>
    <w:rsid w:val="00FA5451"/>
    <w:rsid w:val="00FD7CB5"/>
    <w:rsid w:val="00FE2CEE"/>
    <w:rsid w:val="00FF1224"/>
    <w:rsid w:val="00FF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535B6"/>
  <w15:docId w15:val="{987F5083-E63B-494C-BF14-C27DB2EF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8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EB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30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3048B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unhideWhenUsed/>
    <w:rsid w:val="002B2F6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B2F63"/>
    <w:rPr>
      <w:color w:val="605E5C"/>
      <w:shd w:val="clear" w:color="auto" w:fill="E1DFDD"/>
    </w:rPr>
  </w:style>
  <w:style w:type="paragraph" w:styleId="a8">
    <w:name w:val="Revision"/>
    <w:hidden/>
    <w:uiPriority w:val="99"/>
    <w:semiHidden/>
    <w:rsid w:val="00140B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96</Words>
  <Characters>1144</Characters>
  <Application>Microsoft Office Word</Application>
  <DocSecurity>0</DocSecurity>
  <Lines>28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Болотин Виктор Анатольевич</dc:creator>
  <cp:lastModifiedBy>Denis Semenov</cp:lastModifiedBy>
  <cp:revision>6</cp:revision>
  <cp:lastPrinted>2017-10-24T07:24:00Z</cp:lastPrinted>
  <dcterms:created xsi:type="dcterms:W3CDTF">2020-02-26T09:44:00Z</dcterms:created>
  <dcterms:modified xsi:type="dcterms:W3CDTF">2026-05-03T09:21:00Z</dcterms:modified>
</cp:coreProperties>
</file>