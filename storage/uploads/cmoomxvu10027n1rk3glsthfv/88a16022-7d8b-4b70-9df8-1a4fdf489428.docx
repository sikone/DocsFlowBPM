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A4CC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4F2DE4C0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2EAD6DE5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4E5DC35B" w14:textId="34ADA3A7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ins w:id="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Бобруйска</w:t>
        </w:r>
      </w:ins>
      <w:del w:id="1" w:author="Denis Semenov" w:date="2026-04-20T13:10:00Z" w16du:dateUtc="2026-04-20T09:10:00Z">
        <w:r w:rsidR="0062546A" w:rsidDel="00AF313B">
          <w:rPr>
            <w:rFonts w:ascii="Times New Roman" w:hAnsi="Times New Roman"/>
            <w:sz w:val="21"/>
            <w:szCs w:val="21"/>
          </w:rPr>
          <w:delText>Москва</w:delText>
        </w:r>
      </w:del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ins w:id="2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13</w:t>
        </w:r>
      </w:ins>
      <w:del w:id="3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ins w:id="4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мая</w:t>
        </w:r>
      </w:ins>
      <w:del w:id="5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апреля</w:delText>
        </w:r>
      </w:del>
      <w:r w:rsidR="006C4793">
        <w:rPr>
          <w:rFonts w:ascii="Times New Roman" w:hAnsi="Times New Roman"/>
          <w:sz w:val="21"/>
          <w:szCs w:val="21"/>
        </w:rPr>
        <w:t xml:space="preserve"> </w:t>
      </w:r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</w:p>
    <w:p w14:paraId="7E1C59BD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20ABA624" w14:textId="77777777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r w:rsidR="00642EAA">
        <w:rPr>
          <w:rFonts w:ascii="Times New Roman" w:hAnsi="Times New Roman"/>
          <w:sz w:val="21"/>
          <w:szCs w:val="21"/>
        </w:rPr>
        <w:t>Хазанкина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6" w:name="CustName1"/>
      <w:bookmarkEnd w:id="6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74117DEE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5E18FEE8" w14:textId="3FBCE76F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del w:id="7" w:author="Denis Semenov" w:date="2026-05-02T21:49:00Z" w16du:dateUtc="2026-05-02T17:49:00Z">
        <w:r w:rsidRPr="001F0DC2" w:rsidDel="00986A8F">
          <w:rPr>
            <w:rFonts w:ascii="Times New Roman" w:hAnsi="Times New Roman"/>
            <w:b/>
            <w:sz w:val="21"/>
            <w:szCs w:val="21"/>
          </w:rPr>
          <w:delText>Предмет Соглашения</w:delText>
        </w:r>
      </w:del>
      <w:ins w:id="8" w:author="Denis Semenov" w:date="2026-05-02T21:49:00Z" w16du:dateUtc="2026-05-02T17:49:00Z">
        <w:r w:rsidR="00986A8F">
          <w:rPr>
            <w:rFonts w:ascii="Times New Roman" w:hAnsi="Times New Roman"/>
            <w:b/>
            <w:sz w:val="21"/>
            <w:szCs w:val="21"/>
          </w:rPr>
          <w:t>Предмет торга ёпта</w:t>
        </w:r>
      </w:ins>
    </w:p>
    <w:p w14:paraId="7FF7F666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6B4AB60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3C1F79B0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1E8C196D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FB81ED2" w14:textId="77777777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>далее по тексту ЭП»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55834F48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298553B3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  <w:r w:rsidR="00C90862" w:rsidRPr="001F0DC2">
        <w:rPr>
          <w:rFonts w:ascii="Times New Roman" w:hAnsi="Times New Roman"/>
          <w:sz w:val="21"/>
          <w:szCs w:val="21"/>
        </w:rPr>
        <w:t xml:space="preserve"> </w:t>
      </w:r>
    </w:p>
    <w:p w14:paraId="7AE8CBFF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4FE6EAE6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68CE5DBB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4FEEC984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16B5AD17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52BE008E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5E282013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446366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3463D26D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748C6714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495B4F0B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4EF43EAC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0B1538F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837CF9F" w14:textId="36D45A2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del w:id="9" w:author="Denis Semenov" w:date="2026-04-20T13:10:00Z" w16du:dateUtc="2026-04-20T09:10:00Z">
        <w:r w:rsidRPr="001F0DC2" w:rsidDel="00AF313B">
          <w:rPr>
            <w:rFonts w:ascii="Times New Roman" w:hAnsi="Times New Roman"/>
            <w:sz w:val="21"/>
            <w:szCs w:val="21"/>
          </w:rPr>
          <w:delText>Каждая из</w:delText>
        </w:r>
      </w:del>
      <w:ins w:id="1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Никто из </w:t>
        </w:r>
      </w:ins>
      <w:r w:rsidRPr="001F0DC2">
        <w:rPr>
          <w:rFonts w:ascii="Times New Roman" w:hAnsi="Times New Roman"/>
          <w:sz w:val="21"/>
          <w:szCs w:val="21"/>
        </w:rPr>
        <w:t xml:space="preserve"> Сторон</w:t>
      </w:r>
      <w:ins w:id="11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 не</w:t>
        </w:r>
      </w:ins>
      <w:r w:rsidRPr="001F0DC2">
        <w:rPr>
          <w:rFonts w:ascii="Times New Roman" w:hAnsi="Times New Roman"/>
          <w:sz w:val="21"/>
          <w:szCs w:val="21"/>
        </w:rPr>
        <w:t xml:space="preserve">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2024E9D2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432AD5B6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5D557857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2F6778D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34551CD0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403F2111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0E46A4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65CE3594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2EA5E69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6434AE5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54115BC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8F9E9A2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6684C29E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0E2B0E47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24CF7C55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46E187BE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55216D12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7E623EB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1A0C603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67D35213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3100A308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007B349D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2367C24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19E222F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7A9232EC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55B888DF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1E74BE3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E9513E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182882C5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2" w:name="CompanyName"/>
            <w:bookmarkEnd w:id="12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652D85D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3" w:name="CustName"/>
            <w:bookmarkEnd w:id="13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61AC039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FB1D21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63D4B5B5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4" w:name="ShortName"/>
            <w:bookmarkEnd w:id="14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24BD15E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35D767B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F120522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115B9DF4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5" w:name="CompanyINN"/>
            <w:bookmarkEnd w:id="15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02C760C0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6" w:name="CustINN"/>
            <w:bookmarkEnd w:id="16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2BFDD7B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3B19EC9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7025595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7" w:name="CompanyAddress"/>
            <w:bookmarkEnd w:id="17"/>
            <w:r w:rsidRPr="00B636EB">
              <w:rPr>
                <w:rFonts w:cs="Arial"/>
                <w:sz w:val="20"/>
                <w:szCs w:val="20"/>
              </w:rPr>
              <w:t>105425 г. Москва, ул. К.Федина, д.2, корп.2, этаж 1, комн.19</w:t>
            </w:r>
          </w:p>
        </w:tc>
        <w:tc>
          <w:tcPr>
            <w:tcW w:w="3954" w:type="dxa"/>
            <w:gridSpan w:val="4"/>
          </w:tcPr>
          <w:p w14:paraId="63E0392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8" w:name="CustAddress"/>
            <w:bookmarkEnd w:id="18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00D8804E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4448C6E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703030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19" w:name="CompanyPostAddress"/>
            <w:bookmarkEnd w:id="19"/>
          </w:p>
        </w:tc>
        <w:tc>
          <w:tcPr>
            <w:tcW w:w="3954" w:type="dxa"/>
            <w:gridSpan w:val="4"/>
          </w:tcPr>
          <w:p w14:paraId="0996FF9B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0" w:name="CustPostAddress"/>
            <w:bookmarkEnd w:id="20"/>
            <w:r>
              <w:rPr>
                <w:sz w:val="20"/>
                <w:szCs w:val="20"/>
              </w:rPr>
              <w:t>414000,Россия,Астраханская обл,Астрахань г, Н. Островского  ул, д. 103</w:t>
            </w:r>
          </w:p>
        </w:tc>
      </w:tr>
      <w:tr w:rsidR="004E3331" w:rsidRPr="00B636EB" w14:paraId="188388C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CBEDD26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11369FC0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21" w:name="CompanyAccount"/>
            <w:bookmarkEnd w:id="21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779B366A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22" w:name="CustAccount"/>
            <w:bookmarkEnd w:id="22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BB685C2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9229A0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0F7AC0D4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23" w:name="CompanyBank"/>
            <w:bookmarkEnd w:id="23"/>
            <w:r w:rsidRPr="00B636EB">
              <w:rPr>
                <w:sz w:val="20"/>
                <w:szCs w:val="20"/>
                <w:lang w:val="en-US"/>
              </w:rPr>
              <w:t>Филиал "Корпоративный" ПАО "Совкомбанк"</w:t>
            </w:r>
          </w:p>
        </w:tc>
        <w:tc>
          <w:tcPr>
            <w:tcW w:w="3954" w:type="dxa"/>
            <w:gridSpan w:val="4"/>
          </w:tcPr>
          <w:p w14:paraId="73443BC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4" w:name="CustBank"/>
            <w:bookmarkEnd w:id="24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08D0EA0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4362125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6BA24EB9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5" w:name="CompanyOffsetAccount"/>
            <w:bookmarkEnd w:id="25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4CB2F79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6" w:name="CustOffsetAccount"/>
            <w:bookmarkEnd w:id="26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186A10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1AE81F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2EBC5A10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7" w:name="CompanyBIC"/>
            <w:bookmarkEnd w:id="27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0AD7EB4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8" w:name="CustBIC"/>
            <w:bookmarkEnd w:id="28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194B199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38016B4A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297DCAA1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9" w:name="CompanyTel"/>
            <w:bookmarkEnd w:id="29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59D346AC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30" w:name="CustTel"/>
            <w:bookmarkEnd w:id="30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CF52AA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7120846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07851EA5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18F559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177F76A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FF8C9B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5EC5B9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0CD4210D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4104B73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99C926F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2C7B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1264E9B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7AFD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8D2473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1603D178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87A80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E471B8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F78F83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2C49786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6454BB65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26AA7AB3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7531FE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1A059C95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21A60588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976F" w14:textId="77777777" w:rsidR="00DB73EA" w:rsidRPr="001F0DC2" w:rsidRDefault="00DB73EA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1BD5AE9F" w14:textId="77777777" w:rsidR="00DB73EA" w:rsidRPr="001F0DC2" w:rsidRDefault="00DB73EA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923D" w14:textId="77777777" w:rsidR="00DB73EA" w:rsidRPr="001F0DC2" w:rsidRDefault="00DB73EA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1FFD416F" w14:textId="77777777" w:rsidR="00DB73EA" w:rsidRPr="001F0DC2" w:rsidRDefault="00DB73EA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A2D3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231F4EF9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60944737">
    <w:abstractNumId w:val="7"/>
  </w:num>
  <w:num w:numId="2" w16cid:durableId="2123108629">
    <w:abstractNumId w:val="0"/>
  </w:num>
  <w:num w:numId="3" w16cid:durableId="584652777">
    <w:abstractNumId w:val="8"/>
  </w:num>
  <w:num w:numId="4" w16cid:durableId="1048266908">
    <w:abstractNumId w:val="5"/>
  </w:num>
  <w:num w:numId="5" w16cid:durableId="558977895">
    <w:abstractNumId w:val="3"/>
  </w:num>
  <w:num w:numId="6" w16cid:durableId="1699620066">
    <w:abstractNumId w:val="1"/>
  </w:num>
  <w:num w:numId="7" w16cid:durableId="1038552786">
    <w:abstractNumId w:val="2"/>
  </w:num>
  <w:num w:numId="8" w16cid:durableId="1423181509">
    <w:abstractNumId w:val="6"/>
  </w:num>
  <w:num w:numId="9" w16cid:durableId="1515654086">
    <w:abstractNumId w:val="9"/>
  </w:num>
  <w:num w:numId="10" w16cid:durableId="675025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21FC4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B6A49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86A8F"/>
    <w:rsid w:val="009F0296"/>
    <w:rsid w:val="00A01E22"/>
    <w:rsid w:val="00A04D41"/>
    <w:rsid w:val="00A10F0F"/>
    <w:rsid w:val="00A9415E"/>
    <w:rsid w:val="00AB4A6B"/>
    <w:rsid w:val="00AC4C75"/>
    <w:rsid w:val="00AE7616"/>
    <w:rsid w:val="00AF313B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B5FF5"/>
    <w:rsid w:val="00DB73EA"/>
    <w:rsid w:val="00DD4043"/>
    <w:rsid w:val="00DE53E1"/>
    <w:rsid w:val="00DF29B9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84DA3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FE63B"/>
  <w14:defaultImageDpi w14:val="300"/>
  <w15:docId w15:val="{DBAAFC59-54CA-4FB3-9B42-29B0EE38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AF313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1381</Words>
  <Characters>10473</Characters>
  <Application>Microsoft Office Word</Application>
  <DocSecurity>0</DocSecurity>
  <Lines>218</Lines>
  <Paragraphs>94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3</cp:revision>
  <dcterms:created xsi:type="dcterms:W3CDTF">2026-04-03T05:07:00Z</dcterms:created>
  <dcterms:modified xsi:type="dcterms:W3CDTF">2026-05-02T17:49:00Z</dcterms:modified>
</cp:coreProperties>
</file>