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AABF019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527F2">
        <w:rPr>
          <w:rFonts w:cs="Times New Roman"/>
          <w:b/>
          <w:sz w:val="22"/>
        </w:rPr>
        <w:t>6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1A5FC60B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ins w:id="0" w:author="Denis Semenov" w:date="2026-05-03T14:38:00Z" w16du:dateUtc="2026-05-03T10:38:00Z">
        <w:r w:rsidR="00501B11">
          <w:rPr>
            <w:rFonts w:cs="Times New Roman"/>
            <w:bCs/>
            <w:sz w:val="22"/>
            <w:lang w:val="en-US"/>
          </w:rPr>
          <w:t>04</w:t>
        </w:r>
      </w:ins>
      <w:del w:id="1" w:author="Denis Semenov" w:date="2026-05-03T14:38:00Z" w16du:dateUtc="2026-05-03T10:38:00Z">
        <w:r w:rsidR="00B527F2" w:rsidDel="00501B11">
          <w:rPr>
            <w:rFonts w:cs="Times New Roman"/>
            <w:bCs/>
            <w:sz w:val="22"/>
          </w:rPr>
          <w:delText>25</w:delText>
        </w:r>
      </w:del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ins w:id="2" w:author="Denis Semenov" w:date="2026-05-03T14:38:00Z" w16du:dateUtc="2026-05-03T10:38:00Z">
        <w:r w:rsidR="00501B11">
          <w:rPr>
            <w:rFonts w:cs="Times New Roman"/>
            <w:bCs/>
            <w:sz w:val="22"/>
          </w:rPr>
          <w:t>мая</w:t>
        </w:r>
      </w:ins>
      <w:del w:id="3" w:author="Denis Semenov" w:date="2026-05-03T14:38:00Z" w16du:dateUtc="2026-05-03T10:38:00Z">
        <w:r w:rsidR="00B527F2" w:rsidDel="00501B11">
          <w:rPr>
            <w:rFonts w:cs="Times New Roman"/>
            <w:bCs/>
            <w:sz w:val="22"/>
          </w:rPr>
          <w:delText>декабря</w:delText>
        </w:r>
      </w:del>
      <w:r w:rsidR="00F17F0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ins w:id="4" w:author="Denis Semenov" w:date="2026-05-03T14:38:00Z" w16du:dateUtc="2026-05-03T10:38:00Z">
        <w:r w:rsidR="00501B11">
          <w:rPr>
            <w:rFonts w:cs="Times New Roman"/>
            <w:bCs/>
            <w:sz w:val="22"/>
          </w:rPr>
          <w:t>6</w:t>
        </w:r>
      </w:ins>
      <w:del w:id="5" w:author="Denis Semenov" w:date="2026-05-03T14:38:00Z" w16du:dateUtc="2026-05-03T10:38:00Z">
        <w:r w:rsidR="004C028C" w:rsidDel="00501B11">
          <w:rPr>
            <w:rFonts w:cs="Times New Roman"/>
            <w:bCs/>
            <w:sz w:val="22"/>
          </w:rPr>
          <w:delText>5</w:delText>
        </w:r>
      </w:del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CC0E33" w:rsidRPr="00CC0E33" w14:paraId="4F45C3E7" w14:textId="77777777" w:rsidTr="00655A6B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D79A2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410169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7E00B0A" w14:textId="77777777" w:rsidR="00CC0E33" w:rsidRPr="00CC0E33" w:rsidRDefault="00CC0E33" w:rsidP="00D3514F">
            <w:pPr>
              <w:jc w:val="center"/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91435B5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Кол-во,</w:t>
            </w:r>
          </w:p>
          <w:p w14:paraId="575D27A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C66B9D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Цена, </w:t>
            </w:r>
          </w:p>
          <w:p w14:paraId="761B1FE0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80F7483" w14:textId="77777777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Сумма, </w:t>
            </w:r>
          </w:p>
          <w:p w14:paraId="3A8509AB" w14:textId="77777777" w:rsidR="00F17F01" w:rsidRDefault="00CC0E33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руб, </w:t>
            </w:r>
          </w:p>
          <w:p w14:paraId="13F59444" w14:textId="28B4C8B8" w:rsidR="00CC0E33" w:rsidRPr="00CC0E33" w:rsidRDefault="00CC0E33" w:rsidP="00C310E7">
            <w:pPr>
              <w:rPr>
                <w:rFonts w:eastAsia="Calibri"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включая НДС</w:t>
            </w:r>
          </w:p>
        </w:tc>
      </w:tr>
      <w:tr w:rsidR="00CC0E33" w:rsidRPr="00CC0E33" w14:paraId="4F027AB3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4E88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69A89" w14:textId="632F4FCA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35F85" w14:textId="3C805B25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464C7" w14:textId="5D4EBF59" w:rsidR="00CC0E33" w:rsidRPr="00CC0E33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r w:rsidR="00271C5F">
              <w:rPr>
                <w:rFonts w:cs="Times New Roman"/>
                <w:bCs/>
                <w:sz w:val="22"/>
              </w:rPr>
              <w:t>7</w:t>
            </w:r>
            <w:r w:rsidR="007937A2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22FA" w14:textId="00E26F6B" w:rsidR="00CC0E33" w:rsidRPr="00655A6B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2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9F1873">
              <w:rPr>
                <w:rFonts w:cs="Times New Roman"/>
                <w:bCs/>
                <w:sz w:val="22"/>
              </w:rPr>
              <w:t>445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9F1873">
              <w:rPr>
                <w:rFonts w:cs="Times New Roman"/>
                <w:bCs/>
                <w:sz w:val="22"/>
              </w:rPr>
              <w:t>6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518BA" w14:textId="3FA7AA68" w:rsidR="00CC0E33" w:rsidRPr="00CC0E33" w:rsidRDefault="00271C5F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4</w:t>
            </w:r>
            <w:r w:rsidR="007937A2">
              <w:rPr>
                <w:rFonts w:cs="Times New Roman"/>
                <w:color w:val="000000"/>
                <w:sz w:val="22"/>
              </w:rPr>
              <w:t>15</w:t>
            </w:r>
            <w:r w:rsidR="00F17F01">
              <w:rPr>
                <w:rFonts w:cs="Times New Roman"/>
                <w:color w:val="000000"/>
                <w:sz w:val="22"/>
              </w:rPr>
              <w:t xml:space="preserve"> </w:t>
            </w:r>
            <w:r w:rsidR="007937A2">
              <w:rPr>
                <w:rFonts w:cs="Times New Roman"/>
                <w:color w:val="000000"/>
                <w:sz w:val="22"/>
              </w:rPr>
              <w:t>752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CC0E33" w:rsidRPr="00CC0E33" w14:paraId="66909E41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3B00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02E2A" w14:textId="51023370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DFD2" w14:textId="1660252A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2379B" w14:textId="42252400" w:rsidR="00CC0E33" w:rsidRPr="00CC0E33" w:rsidRDefault="00EC0260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C179E" w14:textId="132386DA" w:rsidR="00CC0E33" w:rsidRPr="00655A6B" w:rsidRDefault="009D717B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2E5692">
              <w:rPr>
                <w:rFonts w:cs="Times New Roman"/>
                <w:bCs/>
                <w:sz w:val="22"/>
              </w:rPr>
              <w:t>470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48028D">
              <w:rPr>
                <w:rFonts w:cs="Times New Roman"/>
                <w:bCs/>
                <w:sz w:val="22"/>
              </w:rPr>
              <w:t>6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A3D5B" w14:textId="70488116" w:rsidR="00CC0E33" w:rsidRPr="00CC0E33" w:rsidRDefault="00EC0260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1</w:t>
            </w:r>
            <w:r w:rsidR="0048028D">
              <w:rPr>
                <w:rFonts w:cs="Times New Roman"/>
                <w:color w:val="000000"/>
                <w:sz w:val="22"/>
              </w:rPr>
              <w:t>2</w:t>
            </w:r>
            <w:r w:rsidR="002E5692">
              <w:rPr>
                <w:rFonts w:cs="Times New Roman"/>
                <w:color w:val="000000"/>
                <w:sz w:val="22"/>
              </w:rPr>
              <w:t>5</w:t>
            </w:r>
            <w:r w:rsidR="00FC41F9">
              <w:rPr>
                <w:rFonts w:cs="Times New Roman"/>
                <w:color w:val="000000"/>
                <w:sz w:val="22"/>
              </w:rPr>
              <w:t> </w:t>
            </w:r>
            <w:r w:rsidR="002E5692">
              <w:rPr>
                <w:rFonts w:cs="Times New Roman"/>
                <w:color w:val="000000"/>
                <w:sz w:val="22"/>
              </w:rPr>
              <w:t>001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CC0E33" w:rsidRPr="00CC0E33" w14:paraId="7ED677C6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496F" w14:textId="77777777" w:rsidR="00CC0E33" w:rsidRPr="00CC0E33" w:rsidRDefault="00CC0E33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AFEC4" w14:textId="63050540" w:rsidR="00CC0E33" w:rsidRPr="00CC0E33" w:rsidRDefault="00924737" w:rsidP="00924737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7E11" w14:textId="3E24ABE2" w:rsidR="00CC0E33" w:rsidRPr="00CC0E33" w:rsidRDefault="00CC0E33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D3C5A" w14:textId="5E583CD5" w:rsidR="00CC0E33" w:rsidRPr="00CC0E33" w:rsidRDefault="00CC0E33" w:rsidP="00924737">
            <w:pPr>
              <w:jc w:val="center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2</w:t>
            </w:r>
            <w:r w:rsidR="0048028D">
              <w:rPr>
                <w:rFonts w:cs="Times New Roman"/>
                <w:bCs/>
                <w:sz w:val="22"/>
              </w:rPr>
              <w:t>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0B01" w14:textId="288D1EDB" w:rsidR="00CC0E33" w:rsidRPr="009D717B" w:rsidRDefault="009D717B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</w:t>
            </w:r>
            <w:r w:rsidR="00FC41F9">
              <w:rPr>
                <w:rFonts w:cs="Times New Roman"/>
                <w:bCs/>
                <w:sz w:val="22"/>
              </w:rPr>
              <w:t xml:space="preserve"> </w:t>
            </w:r>
            <w:r w:rsidR="0048028D">
              <w:rPr>
                <w:rFonts w:cs="Times New Roman"/>
                <w:bCs/>
                <w:sz w:val="22"/>
              </w:rPr>
              <w:t>5</w:t>
            </w:r>
            <w:r w:rsidR="009F1873">
              <w:rPr>
                <w:rFonts w:cs="Times New Roman"/>
                <w:bCs/>
                <w:sz w:val="22"/>
              </w:rPr>
              <w:t>78</w:t>
            </w:r>
            <w:r w:rsidR="00FC41F9">
              <w:rPr>
                <w:rFonts w:cs="Times New Roman"/>
                <w:bCs/>
                <w:sz w:val="22"/>
              </w:rPr>
              <w:t>,00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0FC28" w14:textId="286F9A18" w:rsidR="00CC0E33" w:rsidRPr="00CC0E33" w:rsidRDefault="00EC0260" w:rsidP="005E7826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</w:rPr>
              <w:t>1</w:t>
            </w:r>
            <w:r w:rsidR="009F1873">
              <w:rPr>
                <w:rFonts w:cs="Times New Roman"/>
                <w:color w:val="000000"/>
                <w:sz w:val="22"/>
              </w:rPr>
              <w:t>28</w:t>
            </w:r>
            <w:r w:rsidR="008462D3">
              <w:rPr>
                <w:rFonts w:cs="Times New Roman"/>
                <w:color w:val="000000"/>
                <w:sz w:val="22"/>
              </w:rPr>
              <w:t xml:space="preserve"> </w:t>
            </w:r>
            <w:r w:rsidR="009F1873">
              <w:rPr>
                <w:rFonts w:cs="Times New Roman"/>
                <w:color w:val="000000"/>
                <w:sz w:val="22"/>
              </w:rPr>
              <w:t>184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E84075" w:rsidRPr="00CC0E33" w14:paraId="5E4D8E48" w14:textId="77777777" w:rsidTr="00655A6B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19AC" w14:textId="77777777" w:rsidR="00E84075" w:rsidRPr="00CC0E33" w:rsidRDefault="00E84075" w:rsidP="00C310E7">
            <w:pPr>
              <w:numPr>
                <w:ilvl w:val="0"/>
                <w:numId w:val="2"/>
              </w:numPr>
              <w:ind w:left="0" w:firstLine="0"/>
              <w:rPr>
                <w:rFonts w:cs="Times New Roman"/>
                <w:bCs/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DDF36" w14:textId="0D8ACD56" w:rsidR="00E84075" w:rsidRPr="00CC0E33" w:rsidRDefault="00632014" w:rsidP="00924737">
            <w:pPr>
              <w:jc w:val="center"/>
              <w:rPr>
                <w:rFonts w:cs="Times New Roman"/>
                <w:bCs/>
                <w:sz w:val="22"/>
                <w:lang w:val="en-US"/>
              </w:rPr>
            </w:pPr>
            <w:r w:rsidRPr="00CC0E33">
              <w:rPr>
                <w:rFonts w:cs="Times New Roman"/>
                <w:bCs/>
                <w:sz w:val="22"/>
                <w:lang w:val="en-US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DAAF" w14:textId="5ED6EAE7" w:rsidR="00E84075" w:rsidRPr="00CC0E33" w:rsidRDefault="00632014" w:rsidP="00C310E7">
            <w:pPr>
              <w:jc w:val="left"/>
              <w:rPr>
                <w:rFonts w:cs="Times New Roman"/>
                <w:bCs/>
                <w:sz w:val="22"/>
                <w:lang w:val="en-US"/>
              </w:rPr>
            </w:pPr>
            <w:r w:rsidRPr="00632014">
              <w:rPr>
                <w:rFonts w:cs="Times New Roman"/>
                <w:bCs/>
                <w:sz w:val="22"/>
                <w:lang w:val="en-US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A2AAB" w14:textId="2ECC5A6F" w:rsidR="00E84075" w:rsidRDefault="0048028D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935A" w14:textId="339952F7" w:rsidR="00E84075" w:rsidRPr="004C028C" w:rsidDel="007C383D" w:rsidRDefault="00CD2243" w:rsidP="00924737">
            <w:pPr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</w:t>
            </w:r>
            <w:ins w:id="6" w:author="Elena Burzina" w:date="2025-12-19T15:39:00Z" w16du:dateUtc="2025-12-19T12:39:00Z">
              <w:r w:rsidR="00A25A8E">
                <w:rPr>
                  <w:rFonts w:cs="Times New Roman"/>
                  <w:bCs/>
                  <w:sz w:val="22"/>
                </w:rPr>
                <w:t xml:space="preserve"> </w:t>
              </w:r>
            </w:ins>
            <w:r>
              <w:rPr>
                <w:rFonts w:cs="Times New Roman"/>
                <w:bCs/>
                <w:sz w:val="22"/>
              </w:rPr>
              <w:t>046</w:t>
            </w:r>
            <w:r w:rsidR="00FC41F9">
              <w:rPr>
                <w:rFonts w:cs="Times New Roman"/>
                <w:bCs/>
                <w:sz w:val="22"/>
              </w:rPr>
              <w:t>,</w:t>
            </w:r>
            <w:r w:rsidR="009F1873">
              <w:rPr>
                <w:rFonts w:cs="Times New Roman"/>
                <w:bCs/>
                <w:sz w:val="22"/>
              </w:rPr>
              <w:t>8</w:t>
            </w:r>
            <w:r w:rsidR="00FC41F9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8A422" w14:textId="5CDC8546" w:rsidR="00E84075" w:rsidRDefault="00CD2243" w:rsidP="00924737">
            <w:pPr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41</w:t>
            </w:r>
            <w:r w:rsidR="008462D3">
              <w:rPr>
                <w:rFonts w:cs="Times New Roman"/>
                <w:color w:val="000000"/>
                <w:sz w:val="22"/>
              </w:rPr>
              <w:t xml:space="preserve"> </w:t>
            </w:r>
            <w:r w:rsidR="009F1873">
              <w:rPr>
                <w:rFonts w:cs="Times New Roman"/>
                <w:color w:val="000000"/>
                <w:sz w:val="22"/>
              </w:rPr>
              <w:t>872</w:t>
            </w:r>
            <w:r w:rsidR="00FC41F9">
              <w:rPr>
                <w:rFonts w:cs="Times New Roman"/>
                <w:color w:val="000000"/>
                <w:sz w:val="22"/>
              </w:rPr>
              <w:t>,00</w:t>
            </w:r>
          </w:p>
        </w:tc>
      </w:tr>
      <w:tr w:rsidR="009F1588" w:rsidRPr="009F1588" w14:paraId="2BA2CC3F" w14:textId="77777777" w:rsidTr="00655A6B">
        <w:trPr>
          <w:trHeight w:val="200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4C59" w14:textId="517247FB" w:rsidR="009F1588" w:rsidRPr="00655A6B" w:rsidRDefault="009F1588" w:rsidP="009F1588">
            <w:pPr>
              <w:rPr>
                <w:rFonts w:cs="Times New Roman"/>
                <w:b/>
                <w:color w:val="000000"/>
                <w:sz w:val="22"/>
                <w:highlight w:val="lightGray"/>
              </w:rPr>
            </w:pPr>
            <w:r w:rsidRPr="00655A6B">
              <w:rPr>
                <w:rFonts w:cs="Times New Roman"/>
                <w:b/>
                <w:sz w:val="22"/>
                <w:highlight w:val="lightGray"/>
              </w:rPr>
              <w:t xml:space="preserve">Итого общая стоимость Услуг, включая НДС:                                                        </w:t>
            </w:r>
            <w:r w:rsidR="004C028C">
              <w:rPr>
                <w:rFonts w:cs="Times New Roman"/>
                <w:b/>
                <w:sz w:val="22"/>
                <w:highlight w:val="lightGray"/>
              </w:rPr>
              <w:t xml:space="preserve">    </w:t>
            </w:r>
            <w:r w:rsidR="009F1873">
              <w:rPr>
                <w:rFonts w:cs="Times New Roman"/>
                <w:b/>
                <w:sz w:val="22"/>
                <w:highlight w:val="lightGray"/>
              </w:rPr>
              <w:t>7</w:t>
            </w:r>
            <w:r w:rsidR="007937A2">
              <w:rPr>
                <w:rFonts w:cs="Times New Roman"/>
                <w:b/>
                <w:sz w:val="22"/>
                <w:highlight w:val="lightGray"/>
              </w:rPr>
              <w:t>10</w:t>
            </w:r>
            <w:r w:rsidR="00FC41F9">
              <w:rPr>
                <w:rFonts w:cs="Times New Roman"/>
                <w:b/>
                <w:sz w:val="22"/>
                <w:highlight w:val="lightGray"/>
              </w:rPr>
              <w:t> </w:t>
            </w:r>
            <w:r w:rsidR="007937A2">
              <w:rPr>
                <w:rFonts w:cs="Times New Roman"/>
                <w:b/>
                <w:sz w:val="22"/>
                <w:highlight w:val="lightGray"/>
              </w:rPr>
              <w:t>809</w:t>
            </w:r>
            <w:r w:rsidR="00FC41F9">
              <w:rPr>
                <w:rFonts w:cs="Times New Roman"/>
                <w:b/>
                <w:sz w:val="22"/>
                <w:highlight w:val="lightGray"/>
              </w:rPr>
              <w:t>,00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1DCE779D" w14:textId="4B169107" w:rsidR="00D3514F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9F1873">
        <w:rPr>
          <w:rFonts w:cs="Times New Roman"/>
          <w:b/>
          <w:sz w:val="22"/>
        </w:rPr>
        <w:t>7</w:t>
      </w:r>
      <w:r w:rsidR="007937A2">
        <w:rPr>
          <w:rFonts w:cs="Times New Roman"/>
          <w:b/>
          <w:sz w:val="22"/>
        </w:rPr>
        <w:t>10</w:t>
      </w:r>
      <w:r w:rsidR="005E7826">
        <w:rPr>
          <w:rFonts w:cs="Times New Roman"/>
          <w:b/>
          <w:sz w:val="22"/>
        </w:rPr>
        <w:t> </w:t>
      </w:r>
      <w:r w:rsidR="007937A2">
        <w:rPr>
          <w:rFonts w:cs="Times New Roman"/>
          <w:b/>
          <w:sz w:val="22"/>
        </w:rPr>
        <w:t>809</w:t>
      </w:r>
      <w:r w:rsidR="005E7826">
        <w:rPr>
          <w:rFonts w:cs="Times New Roman"/>
          <w:b/>
          <w:sz w:val="22"/>
        </w:rPr>
        <w:t>,00</w:t>
      </w:r>
      <w:r w:rsidR="00CC0E33" w:rsidRPr="00655A6B">
        <w:rPr>
          <w:rFonts w:cs="Times New Roman"/>
          <w:b/>
          <w:sz w:val="22"/>
        </w:rPr>
        <w:t xml:space="preserve"> (</w:t>
      </w:r>
      <w:r w:rsidR="00AC03B8">
        <w:rPr>
          <w:rFonts w:cs="Times New Roman"/>
          <w:b/>
          <w:sz w:val="22"/>
        </w:rPr>
        <w:t xml:space="preserve">семьсот </w:t>
      </w:r>
      <w:r w:rsidR="00B527F2">
        <w:rPr>
          <w:rFonts w:cs="Times New Roman"/>
          <w:b/>
          <w:sz w:val="22"/>
        </w:rPr>
        <w:t>десять тысяч восемьсот девять</w:t>
      </w:r>
      <w:r w:rsidR="00CC0E33" w:rsidRPr="00655A6B">
        <w:rPr>
          <w:rFonts w:cs="Times New Roman"/>
          <w:b/>
          <w:sz w:val="22"/>
        </w:rPr>
        <w:t xml:space="preserve">) </w:t>
      </w:r>
      <w:r w:rsidRPr="00655A6B">
        <w:rPr>
          <w:rFonts w:cs="Times New Roman"/>
          <w:b/>
          <w:sz w:val="22"/>
        </w:rPr>
        <w:t>рубл</w:t>
      </w:r>
      <w:r w:rsidR="004C028C">
        <w:rPr>
          <w:rFonts w:cs="Times New Roman"/>
          <w:b/>
          <w:sz w:val="22"/>
        </w:rPr>
        <w:t>ей 0</w:t>
      </w:r>
      <w:r w:rsidRPr="00655A6B">
        <w:rPr>
          <w:rFonts w:cs="Times New Roman"/>
          <w:b/>
          <w:sz w:val="22"/>
        </w:rPr>
        <w:t>0</w:t>
      </w:r>
      <w:r w:rsidR="00546635">
        <w:rPr>
          <w:rFonts w:cs="Times New Roman"/>
          <w:b/>
          <w:sz w:val="22"/>
        </w:rPr>
        <w:t xml:space="preserve"> </w:t>
      </w:r>
      <w:r w:rsidRPr="00655A6B">
        <w:rPr>
          <w:rFonts w:cs="Times New Roman"/>
          <w:b/>
          <w:sz w:val="22"/>
        </w:rPr>
        <w:t>коп</w:t>
      </w:r>
      <w:r w:rsidR="003E6DAD" w:rsidRPr="00655A6B">
        <w:rPr>
          <w:rFonts w:cs="Times New Roman"/>
          <w:b/>
          <w:sz w:val="22"/>
        </w:rPr>
        <w:t>еек</w:t>
      </w:r>
      <w:r w:rsidRPr="00CC0E33">
        <w:rPr>
          <w:rFonts w:cs="Times New Roman"/>
          <w:bCs/>
          <w:sz w:val="22"/>
        </w:rPr>
        <w:t>, в т.ч. НДС</w:t>
      </w:r>
      <w:r w:rsidR="003E6DAD">
        <w:rPr>
          <w:rFonts w:cs="Times New Roman"/>
          <w:bCs/>
          <w:sz w:val="22"/>
        </w:rPr>
        <w:t xml:space="preserve"> 20% -</w:t>
      </w:r>
      <w:r w:rsidRPr="00CC0E33">
        <w:rPr>
          <w:rFonts w:cs="Times New Roman"/>
          <w:bCs/>
          <w:sz w:val="22"/>
        </w:rPr>
        <w:t xml:space="preserve"> </w:t>
      </w:r>
      <w:r w:rsidR="007937A2" w:rsidRPr="007937A2">
        <w:rPr>
          <w:rFonts w:cs="Times New Roman"/>
          <w:bCs/>
          <w:sz w:val="22"/>
        </w:rPr>
        <w:t>118</w:t>
      </w:r>
      <w:ins w:id="7" w:author="Elena Burzina" w:date="2025-12-19T15:39:00Z" w16du:dateUtc="2025-12-19T12:39:00Z">
        <w:r w:rsidR="00270C5C">
          <w:rPr>
            <w:rFonts w:cs="Times New Roman"/>
            <w:bCs/>
            <w:sz w:val="22"/>
          </w:rPr>
          <w:t xml:space="preserve"> </w:t>
        </w:r>
      </w:ins>
      <w:r w:rsidR="007937A2" w:rsidRPr="007937A2">
        <w:rPr>
          <w:rFonts w:cs="Times New Roman"/>
          <w:bCs/>
          <w:sz w:val="22"/>
        </w:rPr>
        <w:t>468,17</w:t>
      </w:r>
      <w:r w:rsidR="00632014" w:rsidRPr="00632014" w:rsidDel="00632014">
        <w:rPr>
          <w:rFonts w:cs="Times New Roman"/>
          <w:bCs/>
          <w:sz w:val="22"/>
        </w:rPr>
        <w:t xml:space="preserve"> </w:t>
      </w:r>
      <w:r w:rsidR="00CC0E33" w:rsidRPr="00CC0E33">
        <w:rPr>
          <w:rFonts w:cs="Times New Roman"/>
          <w:bCs/>
          <w:sz w:val="22"/>
        </w:rPr>
        <w:t>(</w:t>
      </w:r>
      <w:r w:rsidR="00AC03B8">
        <w:rPr>
          <w:rFonts w:cs="Times New Roman"/>
          <w:bCs/>
          <w:sz w:val="22"/>
        </w:rPr>
        <w:t xml:space="preserve">сто </w:t>
      </w:r>
      <w:r w:rsidR="00B527F2">
        <w:rPr>
          <w:rFonts w:cs="Times New Roman"/>
          <w:bCs/>
          <w:sz w:val="22"/>
        </w:rPr>
        <w:t>восемнадцать тысяч четыреста шестьдесят восемь</w:t>
      </w:r>
      <w:r w:rsidR="00CC0E33" w:rsidRPr="00CC0E33">
        <w:rPr>
          <w:rFonts w:cs="Times New Roman"/>
          <w:bCs/>
          <w:sz w:val="22"/>
        </w:rPr>
        <w:t xml:space="preserve">) </w:t>
      </w:r>
      <w:r w:rsidR="006933BB">
        <w:rPr>
          <w:rFonts w:cs="Times New Roman"/>
          <w:bCs/>
          <w:sz w:val="22"/>
        </w:rPr>
        <w:t>руб</w:t>
      </w:r>
      <w:r w:rsidR="00AC03B8">
        <w:rPr>
          <w:rFonts w:cs="Times New Roman"/>
          <w:bCs/>
          <w:sz w:val="22"/>
        </w:rPr>
        <w:t>лей</w:t>
      </w:r>
      <w:r w:rsidR="008462D3">
        <w:rPr>
          <w:rFonts w:cs="Times New Roman"/>
          <w:bCs/>
          <w:sz w:val="22"/>
        </w:rPr>
        <w:t xml:space="preserve"> </w:t>
      </w:r>
      <w:r w:rsidR="00AC03B8">
        <w:rPr>
          <w:rFonts w:cs="Times New Roman"/>
          <w:bCs/>
          <w:sz w:val="22"/>
        </w:rPr>
        <w:t>17</w:t>
      </w:r>
      <w:r w:rsidR="008462D3">
        <w:rPr>
          <w:rFonts w:cs="Times New Roman"/>
          <w:bCs/>
          <w:sz w:val="22"/>
        </w:rPr>
        <w:t xml:space="preserve"> копеек</w:t>
      </w:r>
      <w:r w:rsidR="006933BB">
        <w:rPr>
          <w:rFonts w:cs="Times New Roman"/>
          <w:bCs/>
          <w:sz w:val="22"/>
        </w:rPr>
        <w:t>.</w:t>
      </w:r>
    </w:p>
    <w:p w14:paraId="789D2FB5" w14:textId="72C12982" w:rsidR="00D73C95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Срок предоставления доступа к веб-сервису: с 01.</w:t>
      </w:r>
      <w:r w:rsidR="002E2E3A">
        <w:rPr>
          <w:rFonts w:cs="Times New Roman"/>
          <w:bCs/>
          <w:sz w:val="22"/>
        </w:rPr>
        <w:t>01</w:t>
      </w:r>
      <w:r>
        <w:rPr>
          <w:rFonts w:cs="Times New Roman"/>
          <w:bCs/>
          <w:sz w:val="22"/>
        </w:rPr>
        <w:t>.202</w:t>
      </w:r>
      <w:r w:rsidR="002E2E3A">
        <w:rPr>
          <w:rFonts w:cs="Times New Roman"/>
          <w:bCs/>
          <w:sz w:val="22"/>
        </w:rPr>
        <w:t>6</w:t>
      </w:r>
      <w:r>
        <w:rPr>
          <w:rFonts w:cs="Times New Roman"/>
          <w:bCs/>
          <w:sz w:val="22"/>
        </w:rPr>
        <w:t xml:space="preserve"> г. по </w:t>
      </w:r>
      <w:r w:rsidR="009A5190">
        <w:rPr>
          <w:rFonts w:cs="Times New Roman"/>
          <w:bCs/>
          <w:sz w:val="22"/>
        </w:rPr>
        <w:t>3</w:t>
      </w:r>
      <w:ins w:id="8" w:author="David Korelov" w:date="2025-12-19T13:37:00Z" w16du:dateUtc="2025-12-19T10:37:00Z">
        <w:r w:rsidR="007312A5">
          <w:rPr>
            <w:rFonts w:cs="Times New Roman"/>
            <w:bCs/>
            <w:sz w:val="22"/>
          </w:rPr>
          <w:t>1</w:t>
        </w:r>
      </w:ins>
      <w:del w:id="9" w:author="David Korelov" w:date="2025-12-19T13:37:00Z" w16du:dateUtc="2025-12-19T10:37:00Z">
        <w:r w:rsidR="002E2E3A" w:rsidDel="007312A5">
          <w:rPr>
            <w:rFonts w:cs="Times New Roman"/>
            <w:bCs/>
            <w:sz w:val="22"/>
          </w:rPr>
          <w:delText>0</w:delText>
        </w:r>
      </w:del>
      <w:r w:rsidR="009A5190">
        <w:rPr>
          <w:rFonts w:cs="Times New Roman"/>
          <w:bCs/>
          <w:sz w:val="22"/>
        </w:rPr>
        <w:t>.</w:t>
      </w:r>
      <w:r w:rsidR="002E2E3A">
        <w:rPr>
          <w:rFonts w:cs="Times New Roman"/>
          <w:bCs/>
          <w:sz w:val="22"/>
        </w:rPr>
        <w:t>01</w:t>
      </w:r>
      <w:r>
        <w:rPr>
          <w:rFonts w:cs="Times New Roman"/>
          <w:bCs/>
          <w:sz w:val="22"/>
        </w:rPr>
        <w:t>.202</w:t>
      </w:r>
      <w:del w:id="10" w:author="David Korelov" w:date="2025-12-19T13:37:00Z" w16du:dateUtc="2025-12-19T10:37:00Z">
        <w:r w:rsidDel="007312A5">
          <w:rPr>
            <w:rFonts w:cs="Times New Roman"/>
            <w:bCs/>
            <w:sz w:val="22"/>
          </w:rPr>
          <w:delText>5</w:delText>
        </w:r>
      </w:del>
      <w:ins w:id="11" w:author="David Korelov" w:date="2025-12-19T13:37:00Z" w16du:dateUtc="2025-12-19T10:37:00Z">
        <w:r w:rsidR="007312A5">
          <w:rPr>
            <w:rFonts w:cs="Times New Roman"/>
            <w:bCs/>
            <w:sz w:val="22"/>
          </w:rPr>
          <w:t>6</w:t>
        </w:r>
      </w:ins>
      <w:r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  <w15:person w15:author="Elena Burzina">
    <w15:presenceInfo w15:providerId="AD" w15:userId="S::elena.burzina@creditexpress.ru::0ded4cfe-2240-4edb-bbc9-993f9cdd07a6"/>
  </w15:person>
  <w15:person w15:author="David Korelov">
    <w15:presenceInfo w15:providerId="AD" w15:userId="S::david.korelov@creditexpress.ru::db534ed2-ac2c-4d83-aad4-58d9f99b32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4608"/>
    <w:rsid w:val="000B0BE4"/>
    <w:rsid w:val="000B5572"/>
    <w:rsid w:val="001070C4"/>
    <w:rsid w:val="00145A77"/>
    <w:rsid w:val="001B533E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73000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501B11"/>
    <w:rsid w:val="00546635"/>
    <w:rsid w:val="00557366"/>
    <w:rsid w:val="005A6FFA"/>
    <w:rsid w:val="005C0E6E"/>
    <w:rsid w:val="005D1B99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4038D"/>
    <w:rsid w:val="00B527F2"/>
    <w:rsid w:val="00B77B68"/>
    <w:rsid w:val="00B81558"/>
    <w:rsid w:val="00BA653E"/>
    <w:rsid w:val="00BD19DB"/>
    <w:rsid w:val="00C4668A"/>
    <w:rsid w:val="00C71513"/>
    <w:rsid w:val="00C77A39"/>
    <w:rsid w:val="00C84F8E"/>
    <w:rsid w:val="00C87719"/>
    <w:rsid w:val="00CB028E"/>
    <w:rsid w:val="00CC0E33"/>
    <w:rsid w:val="00CD2243"/>
    <w:rsid w:val="00CF7D8B"/>
    <w:rsid w:val="00D063D4"/>
    <w:rsid w:val="00D07934"/>
    <w:rsid w:val="00D114FA"/>
    <w:rsid w:val="00D23449"/>
    <w:rsid w:val="00D3514F"/>
    <w:rsid w:val="00D664AA"/>
    <w:rsid w:val="00D73C95"/>
    <w:rsid w:val="00DD3E9E"/>
    <w:rsid w:val="00DE0CB7"/>
    <w:rsid w:val="00DE3311"/>
    <w:rsid w:val="00DF2E0F"/>
    <w:rsid w:val="00E06E2A"/>
    <w:rsid w:val="00E46575"/>
    <w:rsid w:val="00E84075"/>
    <w:rsid w:val="00E94A07"/>
    <w:rsid w:val="00E97CF4"/>
    <w:rsid w:val="00EC0260"/>
    <w:rsid w:val="00EC3344"/>
    <w:rsid w:val="00EF6D8A"/>
    <w:rsid w:val="00F17F01"/>
    <w:rsid w:val="00F35D16"/>
    <w:rsid w:val="00F3604F"/>
    <w:rsid w:val="00F84DA3"/>
    <w:rsid w:val="00FB14B5"/>
    <w:rsid w:val="00F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1864</Characters>
  <Application>Microsoft Office Word</Application>
  <DocSecurity>0</DocSecurity>
  <Lines>46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5</cp:revision>
  <cp:lastPrinted>2024-10-16T10:50:00Z</cp:lastPrinted>
  <dcterms:created xsi:type="dcterms:W3CDTF">2025-12-19T12:40:00Z</dcterms:created>
  <dcterms:modified xsi:type="dcterms:W3CDTF">2026-05-03T10:38:00Z</dcterms:modified>
</cp:coreProperties>
</file>