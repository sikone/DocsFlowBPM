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5" w:type="dxa"/>
        <w:tblInd w:w="-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30"/>
        <w:gridCol w:w="3165"/>
      </w:tblGrid>
      <w:tr w:rsidR="00B020CA" w14:paraId="1B2BA0F3" w14:textId="77777777" w:rsidTr="00605A8E">
        <w:trPr>
          <w:trHeight w:val="821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1D6E6647" w14:textId="77777777" w:rsidR="00B020CA" w:rsidRPr="00310254" w:rsidRDefault="00B020CA" w:rsidP="00605A8E">
            <w:pPr>
              <w:ind w:right="607"/>
              <w:jc w:val="both"/>
              <w:rPr>
                <w:rFonts w:ascii="Arial" w:hAnsi="Arial" w:cs="Arial"/>
                <w:color w:val="373737"/>
                <w:sz w:val="32"/>
                <w:szCs w:val="32"/>
                <w:shd w:val="clear" w:color="auto" w:fill="FFFFFF"/>
              </w:rPr>
            </w:pPr>
            <w:bookmarkStart w:id="0" w:name="_Hlk68016693"/>
            <w:r>
              <w:rPr>
                <w:rFonts w:ascii="Arial" w:hAnsi="Arial" w:cs="Arial"/>
                <w:noProof/>
                <w:color w:val="373737"/>
                <w:sz w:val="32"/>
                <w:szCs w:val="32"/>
                <w:shd w:val="clear" w:color="auto" w:fill="FFFFFF"/>
              </w:rPr>
              <w:drawing>
                <wp:inline distT="0" distB="0" distL="0" distR="0" wp14:anchorId="45DCEA95" wp14:editId="3F6FA6D5">
                  <wp:extent cx="2843472" cy="1045029"/>
                  <wp:effectExtent l="0" t="0" r="635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1-03-09 at 15.41.17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472" cy="10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14:paraId="2F567FCC" w14:textId="77777777" w:rsidR="00B020CA" w:rsidRDefault="00B020CA" w:rsidP="00605A8E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4717776" w14:textId="77777777" w:rsid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color w:val="373737"/>
                <w:shd w:val="clear" w:color="auto" w:fill="FFFFFF"/>
              </w:rPr>
              <w:t>г.Москва,Варшавское</w:t>
            </w:r>
            <w:proofErr w:type="spellEnd"/>
            <w:r>
              <w:rPr>
                <w:rFonts w:ascii="Times New Roman" w:hAnsi="Times New Roman"/>
                <w:color w:val="373737"/>
                <w:shd w:val="clear" w:color="auto" w:fill="FFFFFF"/>
              </w:rPr>
              <w:t xml:space="preserve">       </w:t>
            </w:r>
          </w:p>
          <w:p w14:paraId="3000AA7F" w14:textId="77777777" w:rsidR="00B020CA" w:rsidRP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r>
              <w:rPr>
                <w:rFonts w:ascii="Times New Roman" w:hAnsi="Times New Roman"/>
                <w:color w:val="373737"/>
                <w:shd w:val="clear" w:color="auto" w:fill="FFFFFF"/>
              </w:rPr>
              <w:t>шоссе, д.42, офис 33</w:t>
            </w:r>
            <w:r w:rsidR="00AD7C72">
              <w:rPr>
                <w:rFonts w:ascii="Times New Roman" w:hAnsi="Times New Roman"/>
                <w:color w:val="373737"/>
                <w:shd w:val="clear" w:color="auto" w:fill="FFFFFF"/>
              </w:rPr>
              <w:t>3</w:t>
            </w:r>
          </w:p>
          <w:p w14:paraId="249983F2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моб.: +7</w:t>
            </w:r>
            <w:r w:rsidR="000E6440"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 965 315 80 20</w:t>
            </w:r>
          </w:p>
          <w:p w14:paraId="3067A6C8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hyperlink r:id="rId5" w:history="1">
              <w:r w:rsidRPr="00B42259">
                <w:rPr>
                  <w:rStyle w:val="a9"/>
                  <w:rFonts w:ascii="Arial" w:hAnsi="Arial" w:cs="Arial"/>
                  <w:sz w:val="20"/>
                  <w:szCs w:val="20"/>
                  <w:shd w:val="clear" w:color="auto" w:fill="FFFFFF"/>
                </w:rPr>
                <w:t>https://www.visaplus.top/</w:t>
              </w:r>
            </w:hyperlink>
          </w:p>
          <w:p w14:paraId="137609E8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3266D0CD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D651D8E" w14:textId="77777777" w:rsidR="00B020CA" w:rsidRPr="00310254" w:rsidRDefault="00B020CA" w:rsidP="00605A8E">
            <w:pPr>
              <w:ind w:left="321" w:hanging="409"/>
              <w:jc w:val="center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</w:p>
        </w:tc>
      </w:tr>
    </w:tbl>
    <w:p w14:paraId="73CA49A0" w14:textId="4ADEFDED" w:rsidR="00B020CA" w:rsidRPr="00672370" w:rsidRDefault="00B020CA" w:rsidP="00B020CA">
      <w:pPr>
        <w:jc w:val="center"/>
        <w:rPr>
          <w:rFonts w:ascii="Arial" w:hAnsi="Arial" w:cs="Arial"/>
          <w:color w:val="373737"/>
          <w:sz w:val="28"/>
          <w:szCs w:val="28"/>
          <w:shd w:val="clear" w:color="auto" w:fill="FFFFFF"/>
        </w:rPr>
      </w:pPr>
      <w:r w:rsidRPr="00672370">
        <w:rPr>
          <w:rFonts w:ascii="Arial" w:hAnsi="Arial" w:cs="Arial"/>
          <w:color w:val="373737"/>
          <w:sz w:val="28"/>
          <w:szCs w:val="28"/>
          <w:shd w:val="clear" w:color="auto" w:fill="FFFFFF"/>
        </w:rPr>
        <w:t xml:space="preserve">Опросник для оформления визы в </w:t>
      </w:r>
      <w:ins w:id="1" w:author="Denis Semenov" w:date="2026-05-02T22:05:00Z" w16du:dateUtc="2026-05-02T18:05:00Z">
        <w:r w:rsidR="006D0100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t>шляпу</w:t>
        </w:r>
      </w:ins>
      <w:del w:id="2" w:author="Denis Semenov" w:date="2026-05-02T22:05:00Z" w16du:dateUtc="2026-05-02T18:05:00Z">
        <w:r w:rsidR="006D0100" w:rsidDel="006D0100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delText>в</w:delText>
        </w:r>
      </w:del>
    </w:p>
    <w:bookmarkEnd w:id="0"/>
    <w:p w14:paraId="3277824A" w14:textId="77777777" w:rsidR="002077D4" w:rsidRDefault="002077D4" w:rsidP="00B020CA">
      <w:pPr>
        <w:spacing w:line="252" w:lineRule="auto"/>
        <w:ind w:left="-851" w:right="-568"/>
        <w:rPr>
          <w:rFonts w:ascii="Times New Roman" w:hAnsi="Times New Roman"/>
          <w:color w:val="00000A"/>
          <w:sz w:val="20"/>
        </w:rPr>
      </w:pPr>
    </w:p>
    <w:p w14:paraId="2DCE1631" w14:textId="77777777" w:rsidR="00E2366B" w:rsidRPr="00B020CA" w:rsidRDefault="00E2366B">
      <w:pPr>
        <w:spacing w:line="252" w:lineRule="auto"/>
        <w:ind w:left="-851" w:right="-568"/>
        <w:rPr>
          <w:rFonts w:cs="Calibri"/>
          <w:color w:val="00000A"/>
        </w:rPr>
      </w:pPr>
    </w:p>
    <w:p w14:paraId="56363050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ФИО________________________</w:t>
      </w:r>
      <w:r w:rsidR="007C48BD">
        <w:rPr>
          <w:rFonts w:ascii="Times New Roman" w:hAnsi="Times New Roman"/>
          <w:b/>
          <w:color w:val="00000A"/>
        </w:rPr>
        <w:t>___________</w:t>
      </w:r>
      <w:r>
        <w:rPr>
          <w:rFonts w:ascii="Times New Roman" w:hAnsi="Times New Roman"/>
          <w:b/>
          <w:color w:val="00000A"/>
        </w:rPr>
        <w:t>____________</w:t>
      </w:r>
      <w:r w:rsidR="007C48BD">
        <w:rPr>
          <w:rFonts w:ascii="Times New Roman" w:hAnsi="Times New Roman"/>
          <w:b/>
          <w:color w:val="00000A"/>
        </w:rPr>
        <w:t>__</w:t>
      </w:r>
      <w:r>
        <w:rPr>
          <w:rFonts w:ascii="Times New Roman" w:hAnsi="Times New Roman"/>
          <w:b/>
          <w:color w:val="00000A"/>
        </w:rPr>
        <w:t>_________________________</w:t>
      </w:r>
      <w:r w:rsidR="00C36A82">
        <w:rPr>
          <w:rFonts w:ascii="Times New Roman" w:hAnsi="Times New Roman"/>
          <w:b/>
          <w:color w:val="00000A"/>
        </w:rPr>
        <w:t>______</w:t>
      </w:r>
      <w:r>
        <w:rPr>
          <w:rFonts w:ascii="Times New Roman" w:hAnsi="Times New Roman"/>
          <w:b/>
          <w:color w:val="00000A"/>
        </w:rPr>
        <w:t>_________</w:t>
      </w:r>
    </w:p>
    <w:p w14:paraId="77E85715" w14:textId="4B06CCF5" w:rsidR="00E2366B" w:rsidRDefault="00CF6279">
      <w:pPr>
        <w:spacing w:before="240"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Другие фамилии (в т.ч. девичья)_________________</w:t>
      </w:r>
      <w:ins w:id="3" w:author="Denis Semenov" w:date="2026-05-02T22:05:00Z" w16du:dateUtc="2026-05-02T18:05:00Z">
        <w:r w:rsidR="006D0100">
          <w:rPr>
            <w:rFonts w:ascii="Times New Roman" w:hAnsi="Times New Roman"/>
            <w:b/>
            <w:color w:val="00000A"/>
          </w:rPr>
          <w:t>павпав</w:t>
        </w:r>
      </w:ins>
      <w:r>
        <w:rPr>
          <w:rFonts w:ascii="Times New Roman" w:hAnsi="Times New Roman"/>
          <w:b/>
          <w:color w:val="00000A"/>
        </w:rPr>
        <w:t>_______</w:t>
      </w:r>
      <w:r w:rsidR="007C48BD">
        <w:rPr>
          <w:rFonts w:ascii="Times New Roman" w:hAnsi="Times New Roman"/>
          <w:b/>
          <w:color w:val="00000A"/>
        </w:rPr>
        <w:t>____________</w:t>
      </w:r>
      <w:r>
        <w:rPr>
          <w:rFonts w:ascii="Times New Roman" w:hAnsi="Times New Roman"/>
          <w:b/>
          <w:color w:val="00000A"/>
        </w:rPr>
        <w:t>_____________</w:t>
      </w:r>
      <w:r w:rsidR="00C36A82">
        <w:rPr>
          <w:rFonts w:ascii="Times New Roman" w:hAnsi="Times New Roman"/>
          <w:b/>
          <w:color w:val="00000A"/>
        </w:rPr>
        <w:t>________</w:t>
      </w:r>
      <w:r>
        <w:rPr>
          <w:rFonts w:ascii="Times New Roman" w:hAnsi="Times New Roman"/>
          <w:b/>
          <w:color w:val="00000A"/>
        </w:rPr>
        <w:t>_______</w:t>
      </w:r>
    </w:p>
    <w:p w14:paraId="2761C1A8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color w:val="00000A"/>
        </w:rPr>
      </w:pPr>
      <w:r>
        <w:rPr>
          <w:rFonts w:ascii="Times New Roman" w:hAnsi="Times New Roman"/>
          <w:b/>
          <w:color w:val="00000A"/>
        </w:rPr>
        <w:t xml:space="preserve">Семейное положение (подчеркнуть) </w:t>
      </w:r>
      <w:r>
        <w:rPr>
          <w:rFonts w:ascii="Times New Roman" w:hAnsi="Times New Roman"/>
          <w:color w:val="00000A"/>
        </w:rPr>
        <w:t>холост/не замужем, женат/замужем, разведен/разведена, вдовец/вдова</w:t>
      </w:r>
    </w:p>
    <w:p w14:paraId="6C4F1BC7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Дата рождения 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___________</w:t>
      </w:r>
    </w:p>
    <w:p w14:paraId="31E981A7" w14:textId="77777777" w:rsidR="00215A1F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 xml:space="preserve">Адрес проживания (индекс/ город/ </w:t>
      </w:r>
      <w:proofErr w:type="spellStart"/>
      <w:r>
        <w:rPr>
          <w:rFonts w:ascii="Times New Roman" w:hAnsi="Times New Roman"/>
          <w:b/>
          <w:color w:val="00000A"/>
        </w:rPr>
        <w:t>ул</w:t>
      </w:r>
      <w:proofErr w:type="spellEnd"/>
      <w:r>
        <w:rPr>
          <w:rFonts w:ascii="Times New Roman" w:hAnsi="Times New Roman"/>
          <w:b/>
          <w:color w:val="00000A"/>
        </w:rPr>
        <w:t xml:space="preserve">/ д/ кв) </w:t>
      </w:r>
    </w:p>
    <w:p w14:paraId="661FADEB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__________________________________________________________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</w:t>
      </w:r>
      <w:r>
        <w:rPr>
          <w:rFonts w:ascii="Times New Roman" w:hAnsi="Times New Roman"/>
          <w:b/>
          <w:color w:val="00000A"/>
        </w:rPr>
        <w:t>_________________</w:t>
      </w:r>
    </w:p>
    <w:p w14:paraId="686010CC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Мобильный телефон __________________________________</w:t>
      </w:r>
      <w:r w:rsidR="007C48BD">
        <w:rPr>
          <w:rFonts w:ascii="Times New Roman" w:hAnsi="Times New Roman"/>
          <w:b/>
          <w:color w:val="00000A"/>
        </w:rPr>
        <w:t>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487148B0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E-mail 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</w:t>
      </w:r>
    </w:p>
    <w:p w14:paraId="3CFE54F7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организации или учебного заведения_______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040E5715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организации______________________________________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352F81D1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Должность 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7A9409D0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Страна и город поездки 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</w:t>
      </w:r>
      <w:r>
        <w:rPr>
          <w:rFonts w:ascii="Times New Roman" w:hAnsi="Times New Roman"/>
          <w:b/>
          <w:color w:val="00000A"/>
        </w:rPr>
        <w:t>__________</w:t>
      </w:r>
    </w:p>
    <w:p w14:paraId="1C495711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Даты поездки _____________________________________    На __________ дней</w:t>
      </w:r>
    </w:p>
    <w:p w14:paraId="449DED3C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В случае частного визита:</w:t>
      </w:r>
    </w:p>
    <w:p w14:paraId="79A2EA44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(имя приглашающег</w:t>
      </w:r>
      <w:r w:rsidR="00CF6279">
        <w:rPr>
          <w:rFonts w:ascii="Times New Roman" w:hAnsi="Times New Roman"/>
          <w:b/>
          <w:color w:val="00000A"/>
        </w:rPr>
        <w:t>о лица (компании)) 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 w:rsidR="00CF6279">
        <w:rPr>
          <w:rFonts w:ascii="Times New Roman" w:hAnsi="Times New Roman"/>
          <w:b/>
          <w:color w:val="00000A"/>
        </w:rPr>
        <w:t>_______</w:t>
      </w:r>
    </w:p>
    <w:p w14:paraId="7A0219E0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3DA7AB39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приглашающег</w:t>
      </w:r>
      <w:r w:rsidR="00CF6279">
        <w:rPr>
          <w:rFonts w:ascii="Times New Roman" w:hAnsi="Times New Roman"/>
          <w:b/>
          <w:color w:val="00000A"/>
        </w:rPr>
        <w:t>о лица/ компании __________</w:t>
      </w:r>
      <w:r w:rsidR="007C48BD">
        <w:rPr>
          <w:rFonts w:ascii="Times New Roman" w:hAnsi="Times New Roman"/>
          <w:b/>
          <w:color w:val="00000A"/>
        </w:rPr>
        <w:t>__________________________</w:t>
      </w:r>
      <w:r w:rsidR="00CF6279">
        <w:rPr>
          <w:rFonts w:ascii="Times New Roman" w:hAnsi="Times New Roman"/>
          <w:b/>
          <w:color w:val="00000A"/>
        </w:rPr>
        <w:t>_______________</w:t>
      </w:r>
    </w:p>
    <w:p w14:paraId="6460857E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65EE202B" w14:textId="77777777" w:rsidR="00B020CA" w:rsidRPr="00A67DFF" w:rsidRDefault="00B020CA" w:rsidP="00B020CA">
      <w:pPr>
        <w:ind w:left="-567" w:right="283"/>
        <w:jc w:val="center"/>
        <w:rPr>
          <w:rFonts w:ascii="Arial" w:hAnsi="Arial"/>
          <w:b/>
          <w:sz w:val="14"/>
          <w:szCs w:val="14"/>
        </w:rPr>
      </w:pPr>
      <w:r w:rsidRPr="00A67DFF">
        <w:rPr>
          <w:rFonts w:ascii="Arial" w:hAnsi="Arial"/>
          <w:b/>
          <w:i/>
          <w:sz w:val="14"/>
          <w:szCs w:val="14"/>
        </w:rPr>
        <w:t>Обстоятельств,  препятствующих  выезду  не  имею</w:t>
      </w:r>
      <w:r w:rsidRPr="00A67DFF">
        <w:rPr>
          <w:rFonts w:ascii="Arial" w:hAnsi="Arial"/>
          <w:b/>
          <w:sz w:val="14"/>
          <w:szCs w:val="14"/>
        </w:rPr>
        <w:t>.</w:t>
      </w:r>
    </w:p>
    <w:p w14:paraId="7B54F2F3" w14:textId="77777777" w:rsidR="00B020CA" w:rsidRPr="00A67DFF" w:rsidRDefault="00B020CA" w:rsidP="00B020CA">
      <w:pPr>
        <w:pStyle w:val="aa"/>
        <w:ind w:left="-567" w:right="283"/>
        <w:rPr>
          <w:sz w:val="14"/>
          <w:szCs w:val="14"/>
        </w:rPr>
      </w:pPr>
      <w:r w:rsidRPr="00A67DFF">
        <w:rPr>
          <w:sz w:val="14"/>
          <w:szCs w:val="14"/>
        </w:rPr>
        <w:t>Предупрежден  о  том,  что  согласно  законодательству  Посольство  (Консульство)  вправе  отказать  в  выдаче  въездной  визы  без  объяснения  причин.  Согласно  Законодательству  всех  стран  даже  лицам,  предъявившим  действительную  визу  на  границе,  может  быть  отказано  во  въезде.  Материальный  ущерб,  связанный  с  использованием  визы,  несу  самостоятельно.</w:t>
      </w:r>
    </w:p>
    <w:p w14:paraId="04F9529C" w14:textId="77777777" w:rsidR="00B020CA" w:rsidRPr="00A67DFF" w:rsidRDefault="00B020CA" w:rsidP="00B020CA">
      <w:pPr>
        <w:ind w:left="-567" w:right="283" w:firstLine="720"/>
        <w:jc w:val="both"/>
        <w:rPr>
          <w:rFonts w:ascii="Arial" w:hAnsi="Arial"/>
          <w:i/>
          <w:sz w:val="14"/>
          <w:szCs w:val="14"/>
        </w:rPr>
      </w:pPr>
      <w:r w:rsidRPr="00A67DFF">
        <w:rPr>
          <w:rFonts w:ascii="Arial" w:hAnsi="Arial"/>
          <w:i/>
          <w:sz w:val="14"/>
          <w:szCs w:val="14"/>
        </w:rPr>
        <w:t>Фирма  не  несет  материальный  ответственности  в  случае  официального  отказа в  выдаче  въездной  визы:   при  задержке  документов  Посольством (Консульством )  для  проверки  или  контроля;  при  изменении  визовых  правил  в  период  оформления  визы;  в  случае  форсмажорных  обстоятельств.</w:t>
      </w:r>
    </w:p>
    <w:p w14:paraId="6BE2E7BC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7AE118EB" w14:textId="77777777" w:rsidR="00B020CA" w:rsidRDefault="00000000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  <w:r>
        <w:rPr>
          <w:noProof/>
        </w:rPr>
        <w:object w:dxaOrig="1440" w:dyaOrig="1440" w14:anchorId="0F96A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2.2pt;margin-top:.3pt;width:418.5pt;height:174pt;z-index:-251658752" o:preferrelative="f" filled="t">
            <v:imagedata r:id="rId6" o:title=""/>
            <o:lock v:ext="edit" aspectratio="f"/>
          </v:shape>
          <o:OLEObject Type="Embed" ProgID="StaticMetafile" ShapeID="_x0000_s1027" DrawAspect="Content" ObjectID="_1839264725" r:id="rId7"/>
        </w:object>
      </w:r>
      <w:r w:rsidR="00CF6279">
        <w:rPr>
          <w:rFonts w:ascii="Times New Roman" w:hAnsi="Times New Roman"/>
          <w:b/>
          <w:color w:val="0D0D0D"/>
        </w:rPr>
        <w:t xml:space="preserve"> </w:t>
      </w:r>
    </w:p>
    <w:tbl>
      <w:tblPr>
        <w:tblStyle w:val="ac"/>
        <w:tblpPr w:leftFromText="180" w:rightFromText="180" w:vertAnchor="text" w:horzAnchor="margin" w:tblpXSpec="center" w:tblpY="11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1559"/>
        <w:gridCol w:w="4111"/>
      </w:tblGrid>
      <w:tr w:rsidR="00B020CA" w:rsidRPr="00672370" w14:paraId="5625ACAB" w14:textId="77777777" w:rsidTr="00B020CA">
        <w:tc>
          <w:tcPr>
            <w:tcW w:w="1101" w:type="dxa"/>
          </w:tcPr>
          <w:p w14:paraId="2885F8DE" w14:textId="77777777" w:rsidR="00B020CA" w:rsidRPr="00672370" w:rsidRDefault="00B020CA" w:rsidP="00B020CA">
            <w:pPr>
              <w:ind w:left="3" w:right="31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68016860"/>
            <w:r w:rsidRPr="00672370">
              <w:rPr>
                <w:rFonts w:ascii="Arial" w:hAnsi="Arial" w:cs="Arial"/>
                <w:b/>
                <w:sz w:val="20"/>
                <w:szCs w:val="20"/>
              </w:rPr>
              <w:t>Дата</w:t>
            </w:r>
          </w:p>
        </w:tc>
        <w:tc>
          <w:tcPr>
            <w:tcW w:w="3118" w:type="dxa"/>
          </w:tcPr>
          <w:p w14:paraId="36A91C1D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10A8589C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2370">
              <w:rPr>
                <w:rFonts w:ascii="Arial" w:hAnsi="Arial" w:cs="Arial"/>
                <w:b/>
                <w:sz w:val="20"/>
                <w:szCs w:val="20"/>
              </w:rPr>
              <w:t>Подпись</w:t>
            </w:r>
          </w:p>
        </w:tc>
        <w:tc>
          <w:tcPr>
            <w:tcW w:w="4111" w:type="dxa"/>
          </w:tcPr>
          <w:p w14:paraId="255C0482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20CA" w:rsidRPr="00672370" w14:paraId="05B83BDC" w14:textId="77777777" w:rsidTr="00B020CA">
        <w:tc>
          <w:tcPr>
            <w:tcW w:w="1101" w:type="dxa"/>
          </w:tcPr>
          <w:p w14:paraId="7E5DF3DC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bottom w:val="dashed" w:sz="6" w:space="0" w:color="auto"/>
            </w:tcBorders>
          </w:tcPr>
          <w:p w14:paraId="756133A8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2D07B43C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dashed" w:sz="6" w:space="0" w:color="auto"/>
            </w:tcBorders>
          </w:tcPr>
          <w:p w14:paraId="1B9A338C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4"/>
    </w:tbl>
    <w:p w14:paraId="07DD0AAB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45EEE7E3" w14:textId="77777777" w:rsidR="007C48BD" w:rsidRDefault="007C48BD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7942B7EB" w14:textId="77777777" w:rsidR="007C48BD" w:rsidRDefault="007C48BD">
      <w:pPr>
        <w:spacing w:after="160" w:line="252" w:lineRule="auto"/>
        <w:ind w:left="-993" w:right="-284" w:hanging="27"/>
      </w:pPr>
    </w:p>
    <w:sectPr w:rsidR="007C48BD" w:rsidSect="000E052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6B"/>
    <w:rsid w:val="000E052D"/>
    <w:rsid w:val="000E6440"/>
    <w:rsid w:val="000F119B"/>
    <w:rsid w:val="002077D4"/>
    <w:rsid w:val="00215A1F"/>
    <w:rsid w:val="00473101"/>
    <w:rsid w:val="00632C02"/>
    <w:rsid w:val="006522E8"/>
    <w:rsid w:val="006D0100"/>
    <w:rsid w:val="00792C47"/>
    <w:rsid w:val="007C48BD"/>
    <w:rsid w:val="00891268"/>
    <w:rsid w:val="0098149F"/>
    <w:rsid w:val="00AD7C72"/>
    <w:rsid w:val="00B020CA"/>
    <w:rsid w:val="00B47E48"/>
    <w:rsid w:val="00B5644C"/>
    <w:rsid w:val="00C36A82"/>
    <w:rsid w:val="00CF6279"/>
    <w:rsid w:val="00D473AB"/>
    <w:rsid w:val="00DE0E69"/>
    <w:rsid w:val="00DE71E1"/>
    <w:rsid w:val="00E2366B"/>
    <w:rsid w:val="00F8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F622E3"/>
  <w15:docId w15:val="{DCAF0EC5-D36D-45AE-B6D7-1B3B3C06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052D"/>
    <w:rPr>
      <w:color w:val="000080"/>
      <w:u w:val="single"/>
    </w:rPr>
  </w:style>
  <w:style w:type="paragraph" w:customStyle="1" w:styleId="1">
    <w:name w:val="Заголовок1"/>
    <w:basedOn w:val="a"/>
    <w:next w:val="a3"/>
    <w:qFormat/>
    <w:rsid w:val="000E052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rsid w:val="000E052D"/>
    <w:pPr>
      <w:spacing w:after="140" w:line="288" w:lineRule="auto"/>
    </w:pPr>
  </w:style>
  <w:style w:type="paragraph" w:styleId="a4">
    <w:name w:val="List"/>
    <w:basedOn w:val="a3"/>
    <w:rsid w:val="000E052D"/>
    <w:rPr>
      <w:rFonts w:cs="Lucida Sans"/>
    </w:rPr>
  </w:style>
  <w:style w:type="paragraph" w:styleId="a5">
    <w:name w:val="caption"/>
    <w:basedOn w:val="a"/>
    <w:qFormat/>
    <w:rsid w:val="000E052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E052D"/>
    <w:pPr>
      <w:suppressLineNumbers/>
    </w:pPr>
    <w:rPr>
      <w:rFonts w:cs="Lucida Sans"/>
    </w:rPr>
  </w:style>
  <w:style w:type="paragraph" w:styleId="a7">
    <w:name w:val="Balloon Text"/>
    <w:basedOn w:val="a"/>
    <w:link w:val="a8"/>
    <w:uiPriority w:val="99"/>
    <w:semiHidden/>
    <w:unhideWhenUsed/>
    <w:rsid w:val="002077D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7D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B020CA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B020C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B020CA"/>
  </w:style>
  <w:style w:type="table" w:styleId="ac">
    <w:name w:val="Table Grid"/>
    <w:basedOn w:val="a1"/>
    <w:uiPriority w:val="59"/>
    <w:locked/>
    <w:rsid w:val="00B020CA"/>
    <w:rPr>
      <w:rFonts w:asciiTheme="minorHAnsi" w:eastAsiaTheme="minorEastAsia" w:hAnsiTheme="minorHAnsi" w:cstheme="minorBid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D0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hyperlink" Target="https://www.visaplus.top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170</Words>
  <Characters>2016</Characters>
  <Application>Microsoft Office Word</Application>
  <DocSecurity>0</DocSecurity>
  <Lines>50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Denis Semenov</cp:lastModifiedBy>
  <cp:revision>9</cp:revision>
  <cp:lastPrinted>2023-08-02T13:45:00Z</cp:lastPrinted>
  <dcterms:created xsi:type="dcterms:W3CDTF">2021-03-30T14:21:00Z</dcterms:created>
  <dcterms:modified xsi:type="dcterms:W3CDTF">2026-05-02T18:05:00Z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