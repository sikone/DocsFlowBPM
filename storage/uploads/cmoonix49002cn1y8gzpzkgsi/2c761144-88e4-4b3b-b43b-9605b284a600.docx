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4BDA5BCD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r w:rsidR="00B47BF7">
        <w:rPr>
          <w:rFonts w:cs="Times New Roman"/>
          <w:b/>
          <w:sz w:val="22"/>
        </w:rPr>
        <w:t>20</w:t>
      </w:r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2FB0A7FA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  <w:t xml:space="preserve">  «</w:t>
      </w:r>
      <w:ins w:id="0" w:author="Denis Semenov" w:date="2026-05-02T22:05:00Z" w16du:dateUtc="2026-05-02T18:05:00Z">
        <w:r w:rsidR="00791AF9">
          <w:rPr>
            <w:rFonts w:cs="Times New Roman"/>
            <w:bCs/>
            <w:sz w:val="22"/>
          </w:rPr>
          <w:t>04</w:t>
        </w:r>
      </w:ins>
      <w:del w:id="1" w:author="Denis Semenov" w:date="2026-05-02T22:05:00Z" w16du:dateUtc="2026-05-02T18:05:00Z">
        <w:r w:rsidR="00B47BF7" w:rsidDel="00791AF9">
          <w:rPr>
            <w:rFonts w:cs="Times New Roman"/>
            <w:bCs/>
            <w:sz w:val="22"/>
          </w:rPr>
          <w:delText>30</w:delText>
        </w:r>
      </w:del>
      <w:r w:rsidRPr="00CC0E33">
        <w:rPr>
          <w:rFonts w:cs="Times New Roman"/>
          <w:bCs/>
          <w:sz w:val="22"/>
        </w:rPr>
        <w:t>»</w:t>
      </w:r>
      <w:r w:rsidR="00F17F01">
        <w:rPr>
          <w:rFonts w:cs="Times New Roman"/>
          <w:bCs/>
          <w:sz w:val="22"/>
        </w:rPr>
        <w:t xml:space="preserve"> </w:t>
      </w:r>
      <w:ins w:id="2" w:author="Denis Semenov" w:date="2026-05-02T22:05:00Z" w16du:dateUtc="2026-05-02T18:05:00Z">
        <w:r w:rsidR="00791AF9">
          <w:rPr>
            <w:rFonts w:cs="Times New Roman"/>
            <w:bCs/>
            <w:sz w:val="22"/>
          </w:rPr>
          <w:t>мая</w:t>
        </w:r>
      </w:ins>
      <w:del w:id="3" w:author="Denis Semenov" w:date="2026-05-02T22:05:00Z" w16du:dateUtc="2026-05-02T18:05:00Z">
        <w:r w:rsidR="00B47BF7" w:rsidDel="00791AF9">
          <w:rPr>
            <w:rFonts w:cs="Times New Roman"/>
            <w:bCs/>
            <w:sz w:val="22"/>
          </w:rPr>
          <w:delText>апреля</w:delText>
        </w:r>
      </w:del>
      <w:r w:rsidR="00B72521">
        <w:rPr>
          <w:rFonts w:cs="Times New Roman"/>
          <w:bCs/>
          <w:sz w:val="22"/>
        </w:rPr>
        <w:t xml:space="preserve"> </w:t>
      </w:r>
      <w:r w:rsidRPr="00CC0E33">
        <w:rPr>
          <w:rFonts w:cs="Times New Roman"/>
          <w:bCs/>
          <w:sz w:val="22"/>
        </w:rPr>
        <w:t>202</w:t>
      </w:r>
      <w:r w:rsidR="00FF2081">
        <w:rPr>
          <w:rFonts w:cs="Times New Roman"/>
          <w:bCs/>
          <w:sz w:val="22"/>
        </w:rPr>
        <w:t>6</w:t>
      </w:r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77777777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«Исполнитель»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687D29D0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</w:t>
      </w:r>
      <w:del w:id="4" w:author="Denis Semenov" w:date="2026-05-02T22:05:00Z" w16du:dateUtc="2026-05-02T18:05:00Z">
        <w:r w:rsidRPr="00CC0E33" w:rsidDel="00791AF9">
          <w:rPr>
            <w:rFonts w:cs="Times New Roman"/>
            <w:b/>
            <w:bCs/>
            <w:sz w:val="22"/>
          </w:rPr>
          <w:delText>РСВ</w:delText>
        </w:r>
      </w:del>
      <w:ins w:id="5" w:author="Denis Semenov" w:date="2026-05-02T22:05:00Z" w16du:dateUtc="2026-05-02T18:05:00Z">
        <w:r w:rsidR="00791AF9">
          <w:rPr>
            <w:rFonts w:cs="Times New Roman"/>
            <w:b/>
            <w:bCs/>
            <w:sz w:val="22"/>
          </w:rPr>
          <w:t>КЭФ</w:t>
        </w:r>
      </w:ins>
      <w:r w:rsidRPr="00CC0E33">
        <w:rPr>
          <w:rFonts w:cs="Times New Roman"/>
          <w:b/>
          <w:bCs/>
          <w:sz w:val="22"/>
        </w:rPr>
        <w:t>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06852D59" w:rsidR="00D3514F" w:rsidRPr="00CC0E33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sz w:val="22"/>
        </w:rPr>
        <w:t xml:space="preserve">совместно именуемые в дальнейшем </w:t>
      </w:r>
      <w:r w:rsidRPr="00CC0E33">
        <w:rPr>
          <w:rFonts w:cs="Times New Roman"/>
          <w:b/>
          <w:sz w:val="22"/>
        </w:rPr>
        <w:t>«Стороны»</w:t>
      </w:r>
      <w:r w:rsidRPr="00CC0E33">
        <w:rPr>
          <w:rFonts w:cs="Times New Roman"/>
          <w:sz w:val="22"/>
        </w:rPr>
        <w:t xml:space="preserve">, а по отдельности – </w:t>
      </w:r>
      <w:r w:rsidRPr="00CC0E33">
        <w:rPr>
          <w:rFonts w:cs="Times New Roman"/>
          <w:b/>
          <w:bCs/>
          <w:sz w:val="22"/>
        </w:rPr>
        <w:t>«Сторона»</w:t>
      </w:r>
      <w:r w:rsidRPr="00CC0E33">
        <w:rPr>
          <w:rFonts w:cs="Times New Roman"/>
          <w:sz w:val="22"/>
        </w:rPr>
        <w:t xml:space="preserve">, </w:t>
      </w:r>
      <w:r w:rsidRPr="00CC0E33">
        <w:rPr>
          <w:rFonts w:cs="Times New Roman"/>
          <w:bCs/>
          <w:sz w:val="22"/>
        </w:rPr>
        <w:t>подписали настоящую Спецификацию к Договору о нижеследующем:</w:t>
      </w:r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FF2081" w:rsidRPr="00DA215F" w14:paraId="195FF67A" w14:textId="77777777" w:rsidTr="00423218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F6DEEC7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6E2F3F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174D64" w14:textId="77777777" w:rsidR="00FF2081" w:rsidRPr="00DA215F" w:rsidRDefault="00FF2081" w:rsidP="00423218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00D67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Кол-во,</w:t>
            </w:r>
          </w:p>
          <w:p w14:paraId="412F49C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2D1408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Цена, </w:t>
            </w:r>
          </w:p>
          <w:p w14:paraId="3266431C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руб,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8295899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Сумма, </w:t>
            </w:r>
          </w:p>
          <w:p w14:paraId="0538ADBE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руб, </w:t>
            </w:r>
          </w:p>
          <w:p w14:paraId="6A6E026D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включая НДС</w:t>
            </w:r>
          </w:p>
        </w:tc>
      </w:tr>
      <w:tr w:rsidR="00FF2081" w:rsidRPr="00DA215F" w14:paraId="347F6C37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68D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67EC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CE12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05557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170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CB6A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486,37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66F0F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422 682,90</w:t>
            </w:r>
          </w:p>
        </w:tc>
      </w:tr>
      <w:tr w:rsidR="00FF2081" w:rsidRPr="00DA215F" w14:paraId="320B88C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44B0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2CB15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D8D8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CA5D1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2A7B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495,44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46536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127 112,40</w:t>
            </w:r>
          </w:p>
        </w:tc>
      </w:tr>
      <w:tr w:rsidR="00FF2081" w:rsidRPr="00DA215F" w14:paraId="4E154F3A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4089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AB23D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D2B5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4500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1A6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653,39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5811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130 294,92</w:t>
            </w:r>
          </w:p>
        </w:tc>
      </w:tr>
      <w:tr w:rsidR="00FF2081" w:rsidRPr="00DA215F" w14:paraId="1EE4D72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4D0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18B3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BBBA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 Teams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FC21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899B" w14:textId="77777777" w:rsidR="00FF2081" w:rsidRPr="00DA215F" w:rsidDel="007C383D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 </w:t>
            </w:r>
            <w:r w:rsidRPr="00DA215F">
              <w:rPr>
                <w:bCs/>
                <w:sz w:val="20"/>
                <w:szCs w:val="20"/>
              </w:rPr>
              <w:t>064,14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9EC8D" w14:textId="77777777" w:rsidR="00FF2081" w:rsidRPr="00DA215F" w:rsidRDefault="00FF2081" w:rsidP="00423218">
            <w:pPr>
              <w:jc w:val="center"/>
              <w:rPr>
                <w:color w:val="000000"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42 565,60</w:t>
            </w:r>
          </w:p>
        </w:tc>
      </w:tr>
      <w:tr w:rsidR="00FF2081" w:rsidRPr="006E3DBA" w14:paraId="353B0183" w14:textId="77777777" w:rsidTr="00423218">
        <w:trPr>
          <w:trHeight w:val="273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FB35" w14:textId="3E91D4FE" w:rsidR="00FF2081" w:rsidRPr="00DA215F" w:rsidRDefault="00FF2081" w:rsidP="00423218">
            <w:pPr>
              <w:rPr>
                <w:b/>
                <w:sz w:val="20"/>
                <w:szCs w:val="20"/>
                <w:highlight w:val="lightGray"/>
              </w:rPr>
            </w:pPr>
            <w:r w:rsidRPr="00DA215F">
              <w:rPr>
                <w:b/>
                <w:sz w:val="20"/>
                <w:szCs w:val="20"/>
                <w:highlight w:val="lightGray"/>
              </w:rPr>
              <w:t xml:space="preserve">Итого общая стоимость Услуг, включая НДС:                                                            </w:t>
            </w:r>
            <w:r>
              <w:rPr>
                <w:b/>
                <w:sz w:val="20"/>
                <w:szCs w:val="20"/>
                <w:highlight w:val="lightGray"/>
              </w:rPr>
              <w:t xml:space="preserve">           </w:t>
            </w:r>
            <w:r w:rsidRPr="00DA215F">
              <w:rPr>
                <w:b/>
                <w:sz w:val="20"/>
                <w:szCs w:val="20"/>
                <w:highlight w:val="lightGray"/>
              </w:rPr>
              <w:t>722 655,8</w:t>
            </w:r>
            <w:r>
              <w:rPr>
                <w:b/>
                <w:sz w:val="20"/>
                <w:szCs w:val="20"/>
                <w:highlight w:val="lightGray"/>
              </w:rPr>
              <w:t>2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0E2F6ABB" w14:textId="2A9F2DD5" w:rsidR="00FF2081" w:rsidRPr="0045754C" w:rsidRDefault="00D3514F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45754C">
        <w:rPr>
          <w:rFonts w:cs="Times New Roman"/>
          <w:bCs/>
          <w:sz w:val="22"/>
        </w:rPr>
        <w:t>Общая стоимость Услуг, предоставл</w:t>
      </w:r>
      <w:ins w:id="6" w:author="Elena Burzina" w:date="2026-04-30T10:46:00Z" w16du:dateUtc="2026-04-30T07:46:00Z">
        <w:r w:rsidR="000F5832" w:rsidRPr="0045754C">
          <w:rPr>
            <w:rFonts w:cs="Times New Roman"/>
            <w:bCs/>
            <w:sz w:val="22"/>
          </w:rPr>
          <w:t>яем</w:t>
        </w:r>
      </w:ins>
      <w:del w:id="7" w:author="Elena Burzina" w:date="2026-04-30T10:46:00Z" w16du:dateUtc="2026-04-30T07:46:00Z">
        <w:r w:rsidRPr="0045754C" w:rsidDel="000F5832">
          <w:rPr>
            <w:rFonts w:cs="Times New Roman"/>
            <w:bCs/>
            <w:sz w:val="22"/>
          </w:rPr>
          <w:delText>енн</w:delText>
        </w:r>
      </w:del>
      <w:r w:rsidRPr="0045754C">
        <w:rPr>
          <w:rFonts w:cs="Times New Roman"/>
          <w:bCs/>
          <w:sz w:val="22"/>
        </w:rPr>
        <w:t xml:space="preserve">ых по настоящей Спецификации, подлежащая уплате Заказчиком, составляет </w:t>
      </w:r>
      <w:r w:rsidR="00FF2081" w:rsidRPr="0045754C">
        <w:rPr>
          <w:rFonts w:cs="Times New Roman"/>
          <w:b/>
          <w:sz w:val="22"/>
        </w:rPr>
        <w:t>722 655</w:t>
      </w:r>
      <w:r w:rsidR="00CC0E33" w:rsidRPr="0045754C">
        <w:rPr>
          <w:rFonts w:cs="Times New Roman"/>
          <w:b/>
          <w:sz w:val="22"/>
        </w:rPr>
        <w:t xml:space="preserve"> (</w:t>
      </w:r>
      <w:r w:rsidR="00AC03B8" w:rsidRPr="0045754C">
        <w:rPr>
          <w:rFonts w:cs="Times New Roman"/>
          <w:b/>
          <w:sz w:val="22"/>
        </w:rPr>
        <w:t xml:space="preserve">семьсот </w:t>
      </w:r>
      <w:r w:rsidR="00FF2081" w:rsidRPr="0045754C">
        <w:rPr>
          <w:rFonts w:cs="Times New Roman"/>
          <w:b/>
          <w:sz w:val="22"/>
        </w:rPr>
        <w:t>двадцать две тысячи шестьсот пятьдесят пять</w:t>
      </w:r>
      <w:r w:rsidR="00CC0E33" w:rsidRPr="0045754C">
        <w:rPr>
          <w:rFonts w:cs="Times New Roman"/>
          <w:b/>
          <w:sz w:val="22"/>
        </w:rPr>
        <w:t xml:space="preserve">) </w:t>
      </w:r>
      <w:r w:rsidRPr="0045754C">
        <w:rPr>
          <w:rFonts w:cs="Times New Roman"/>
          <w:b/>
          <w:sz w:val="22"/>
        </w:rPr>
        <w:t>рубл</w:t>
      </w:r>
      <w:r w:rsidR="004C028C" w:rsidRPr="0045754C">
        <w:rPr>
          <w:rFonts w:cs="Times New Roman"/>
          <w:b/>
          <w:sz w:val="22"/>
        </w:rPr>
        <w:t xml:space="preserve">ей </w:t>
      </w:r>
      <w:r w:rsidR="00FF2081" w:rsidRPr="0045754C">
        <w:rPr>
          <w:rFonts w:cs="Times New Roman"/>
          <w:b/>
          <w:sz w:val="22"/>
        </w:rPr>
        <w:t>82 копейки</w:t>
      </w:r>
      <w:r w:rsidRPr="0045754C">
        <w:rPr>
          <w:rFonts w:cs="Times New Roman"/>
          <w:bCs/>
          <w:sz w:val="22"/>
        </w:rPr>
        <w:t xml:space="preserve">, </w:t>
      </w:r>
      <w:r w:rsidR="00FF2081" w:rsidRPr="0045754C">
        <w:rPr>
          <w:bCs/>
          <w:sz w:val="22"/>
        </w:rPr>
        <w:t>в т.ч. НДС 22%-</w:t>
      </w:r>
      <w:r w:rsidR="00FF2081" w:rsidRPr="0045754C">
        <w:rPr>
          <w:sz w:val="22"/>
        </w:rPr>
        <w:t xml:space="preserve"> </w:t>
      </w:r>
      <w:r w:rsidR="00FF2081" w:rsidRPr="0045754C">
        <w:rPr>
          <w:bCs/>
          <w:sz w:val="22"/>
        </w:rPr>
        <w:t>130 314 (сто тридцать тысяч триста четырнадцать) рублей 98 копеек.</w:t>
      </w:r>
    </w:p>
    <w:p w14:paraId="789D2FB5" w14:textId="40F7622B" w:rsidR="00D73C95" w:rsidRPr="0045754C" w:rsidRDefault="00D73C95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45754C">
        <w:rPr>
          <w:rFonts w:cs="Times New Roman"/>
          <w:bCs/>
          <w:sz w:val="22"/>
        </w:rPr>
        <w:t xml:space="preserve">Срок предоставления доступа к веб-сервису: с </w:t>
      </w:r>
      <w:r w:rsidR="00B72521" w:rsidRPr="0045754C">
        <w:rPr>
          <w:rFonts w:cs="Times New Roman"/>
          <w:bCs/>
          <w:sz w:val="22"/>
        </w:rPr>
        <w:t>01</w:t>
      </w:r>
      <w:r w:rsidRPr="0045754C">
        <w:rPr>
          <w:rFonts w:cs="Times New Roman"/>
          <w:bCs/>
          <w:sz w:val="22"/>
        </w:rPr>
        <w:t>.</w:t>
      </w:r>
      <w:r w:rsidR="00D9352A" w:rsidRPr="0045754C">
        <w:rPr>
          <w:rFonts w:cs="Times New Roman"/>
          <w:bCs/>
          <w:sz w:val="22"/>
        </w:rPr>
        <w:t>0</w:t>
      </w:r>
      <w:r w:rsidR="00B47BF7" w:rsidRPr="0045754C">
        <w:rPr>
          <w:rFonts w:cs="Times New Roman"/>
          <w:bCs/>
          <w:sz w:val="22"/>
        </w:rPr>
        <w:t>5</w:t>
      </w:r>
      <w:r w:rsidRPr="0045754C">
        <w:rPr>
          <w:rFonts w:cs="Times New Roman"/>
          <w:bCs/>
          <w:sz w:val="22"/>
        </w:rPr>
        <w:t>.202</w:t>
      </w:r>
      <w:r w:rsidR="002E2E3A" w:rsidRPr="0045754C">
        <w:rPr>
          <w:rFonts w:cs="Times New Roman"/>
          <w:bCs/>
          <w:sz w:val="22"/>
        </w:rPr>
        <w:t>6</w:t>
      </w:r>
      <w:r w:rsidRPr="0045754C">
        <w:rPr>
          <w:rFonts w:cs="Times New Roman"/>
          <w:bCs/>
          <w:sz w:val="22"/>
        </w:rPr>
        <w:t xml:space="preserve"> г. по </w:t>
      </w:r>
      <w:r w:rsidR="00B47BF7" w:rsidRPr="0045754C">
        <w:rPr>
          <w:rFonts w:cs="Times New Roman"/>
          <w:bCs/>
          <w:sz w:val="22"/>
        </w:rPr>
        <w:t>31.05</w:t>
      </w:r>
      <w:r w:rsidRPr="0045754C">
        <w:rPr>
          <w:rFonts w:cs="Times New Roman"/>
          <w:bCs/>
          <w:sz w:val="22"/>
        </w:rPr>
        <w:t>.202</w:t>
      </w:r>
      <w:r w:rsidR="007312A5" w:rsidRPr="0045754C">
        <w:rPr>
          <w:rFonts w:cs="Times New Roman"/>
          <w:bCs/>
          <w:sz w:val="22"/>
        </w:rPr>
        <w:t>6</w:t>
      </w:r>
      <w:r w:rsidRPr="0045754C"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45754C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45754C"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A4095C5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r w:rsidR="00CC0E33" w:rsidRPr="00CC0E33">
              <w:rPr>
                <w:rFonts w:cs="Times New Roman"/>
                <w:b/>
                <w:sz w:val="22"/>
              </w:rPr>
              <w:t>РСВ»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>Никифоров Г.В.</w:t>
            </w:r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  <w15:person w15:author="Elena Burzina">
    <w15:presenceInfo w15:providerId="AD" w15:userId="S::elena.burzina@creditexpress.ru::0ded4cfe-2240-4edb-bbc9-993f9cdd07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2DCE"/>
    <w:rsid w:val="00044608"/>
    <w:rsid w:val="000B0BE4"/>
    <w:rsid w:val="000B5572"/>
    <w:rsid w:val="000F5832"/>
    <w:rsid w:val="001070C4"/>
    <w:rsid w:val="00145A77"/>
    <w:rsid w:val="001B533E"/>
    <w:rsid w:val="001D1BEC"/>
    <w:rsid w:val="001E1257"/>
    <w:rsid w:val="00206C24"/>
    <w:rsid w:val="00225479"/>
    <w:rsid w:val="00226259"/>
    <w:rsid w:val="00253D6F"/>
    <w:rsid w:val="00270C5C"/>
    <w:rsid w:val="00271C5F"/>
    <w:rsid w:val="00275AB2"/>
    <w:rsid w:val="00276422"/>
    <w:rsid w:val="002A3074"/>
    <w:rsid w:val="002A6EEA"/>
    <w:rsid w:val="002B692D"/>
    <w:rsid w:val="002E2E3A"/>
    <w:rsid w:val="002E5692"/>
    <w:rsid w:val="003407E8"/>
    <w:rsid w:val="003566DB"/>
    <w:rsid w:val="00371899"/>
    <w:rsid w:val="003719E3"/>
    <w:rsid w:val="00373000"/>
    <w:rsid w:val="003A0311"/>
    <w:rsid w:val="003C13C0"/>
    <w:rsid w:val="003E6DAD"/>
    <w:rsid w:val="003F4BF4"/>
    <w:rsid w:val="00422643"/>
    <w:rsid w:val="00443B0F"/>
    <w:rsid w:val="00444E50"/>
    <w:rsid w:val="0045754C"/>
    <w:rsid w:val="0048028D"/>
    <w:rsid w:val="004839F1"/>
    <w:rsid w:val="004B4C85"/>
    <w:rsid w:val="004C028C"/>
    <w:rsid w:val="004E06E3"/>
    <w:rsid w:val="00546635"/>
    <w:rsid w:val="00557366"/>
    <w:rsid w:val="005A6FFA"/>
    <w:rsid w:val="005C0E6E"/>
    <w:rsid w:val="005D1B99"/>
    <w:rsid w:val="005D35E6"/>
    <w:rsid w:val="005E7826"/>
    <w:rsid w:val="006021CE"/>
    <w:rsid w:val="00614E6A"/>
    <w:rsid w:val="00632014"/>
    <w:rsid w:val="0064031A"/>
    <w:rsid w:val="00655A6B"/>
    <w:rsid w:val="006933BB"/>
    <w:rsid w:val="006B429E"/>
    <w:rsid w:val="00706E5B"/>
    <w:rsid w:val="007312A5"/>
    <w:rsid w:val="00772BA5"/>
    <w:rsid w:val="007800CC"/>
    <w:rsid w:val="00791AF9"/>
    <w:rsid w:val="007937A2"/>
    <w:rsid w:val="007A437B"/>
    <w:rsid w:val="007C08EC"/>
    <w:rsid w:val="007C383D"/>
    <w:rsid w:val="007C3AE0"/>
    <w:rsid w:val="007D5723"/>
    <w:rsid w:val="007F3731"/>
    <w:rsid w:val="00810020"/>
    <w:rsid w:val="008462D3"/>
    <w:rsid w:val="00861683"/>
    <w:rsid w:val="00870421"/>
    <w:rsid w:val="008A49DD"/>
    <w:rsid w:val="00924737"/>
    <w:rsid w:val="009616AC"/>
    <w:rsid w:val="0098784B"/>
    <w:rsid w:val="009A1A1E"/>
    <w:rsid w:val="009A48BE"/>
    <w:rsid w:val="009A5190"/>
    <w:rsid w:val="009A6D45"/>
    <w:rsid w:val="009D717B"/>
    <w:rsid w:val="009E1CE6"/>
    <w:rsid w:val="009F1588"/>
    <w:rsid w:val="009F1873"/>
    <w:rsid w:val="00A25A8E"/>
    <w:rsid w:val="00A51CDD"/>
    <w:rsid w:val="00A82B32"/>
    <w:rsid w:val="00A91BCD"/>
    <w:rsid w:val="00A93A1A"/>
    <w:rsid w:val="00AC03B8"/>
    <w:rsid w:val="00AE4B26"/>
    <w:rsid w:val="00B172B3"/>
    <w:rsid w:val="00B23BF9"/>
    <w:rsid w:val="00B4038D"/>
    <w:rsid w:val="00B47BF7"/>
    <w:rsid w:val="00B527F2"/>
    <w:rsid w:val="00B72521"/>
    <w:rsid w:val="00B77B68"/>
    <w:rsid w:val="00B81558"/>
    <w:rsid w:val="00BA653E"/>
    <w:rsid w:val="00BD19DB"/>
    <w:rsid w:val="00BE25AB"/>
    <w:rsid w:val="00C4668A"/>
    <w:rsid w:val="00C71513"/>
    <w:rsid w:val="00C77A39"/>
    <w:rsid w:val="00C84F8E"/>
    <w:rsid w:val="00C87719"/>
    <w:rsid w:val="00C94FFC"/>
    <w:rsid w:val="00CB028E"/>
    <w:rsid w:val="00CC0E33"/>
    <w:rsid w:val="00CD2243"/>
    <w:rsid w:val="00CF7D8B"/>
    <w:rsid w:val="00D063D4"/>
    <w:rsid w:val="00D07934"/>
    <w:rsid w:val="00D114FA"/>
    <w:rsid w:val="00D13AC8"/>
    <w:rsid w:val="00D23449"/>
    <w:rsid w:val="00D3514F"/>
    <w:rsid w:val="00D664AA"/>
    <w:rsid w:val="00D73C95"/>
    <w:rsid w:val="00D77D93"/>
    <w:rsid w:val="00D9352A"/>
    <w:rsid w:val="00DD3E9E"/>
    <w:rsid w:val="00DE0CB7"/>
    <w:rsid w:val="00DE3311"/>
    <w:rsid w:val="00DF2E0F"/>
    <w:rsid w:val="00DF6000"/>
    <w:rsid w:val="00E06E2A"/>
    <w:rsid w:val="00E36726"/>
    <w:rsid w:val="00E46575"/>
    <w:rsid w:val="00E84075"/>
    <w:rsid w:val="00E90F71"/>
    <w:rsid w:val="00E94A07"/>
    <w:rsid w:val="00E97CF4"/>
    <w:rsid w:val="00EC0260"/>
    <w:rsid w:val="00EC3344"/>
    <w:rsid w:val="00EF6D8A"/>
    <w:rsid w:val="00F17F01"/>
    <w:rsid w:val="00F22F93"/>
    <w:rsid w:val="00F35D16"/>
    <w:rsid w:val="00F3604F"/>
    <w:rsid w:val="00F55FAD"/>
    <w:rsid w:val="00F84DA3"/>
    <w:rsid w:val="00FB14B5"/>
    <w:rsid w:val="00FC41F9"/>
    <w:rsid w:val="00FD7F97"/>
    <w:rsid w:val="00FF2081"/>
    <w:rsid w:val="00FF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1794</Characters>
  <Application>Microsoft Office Word</Application>
  <DocSecurity>0</DocSecurity>
  <Lines>37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Denis Semenov</cp:lastModifiedBy>
  <cp:revision>4</cp:revision>
  <cp:lastPrinted>2024-10-16T10:50:00Z</cp:lastPrinted>
  <dcterms:created xsi:type="dcterms:W3CDTF">2026-04-30T07:48:00Z</dcterms:created>
  <dcterms:modified xsi:type="dcterms:W3CDTF">2026-05-02T18:05:00Z</dcterms:modified>
</cp:coreProperties>
</file>