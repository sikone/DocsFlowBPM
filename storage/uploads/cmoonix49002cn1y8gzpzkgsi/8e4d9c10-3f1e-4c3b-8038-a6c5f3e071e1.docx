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BDA5BCD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B47BF7">
        <w:rPr>
          <w:rFonts w:cs="Times New Roman"/>
          <w:b/>
          <w:sz w:val="22"/>
        </w:rPr>
        <w:t>20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53BC25EF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proofErr w:type="gramEnd"/>
      <w:r w:rsidR="00B47BF7">
        <w:rPr>
          <w:rFonts w:cs="Times New Roman"/>
          <w:bCs/>
          <w:sz w:val="22"/>
        </w:rPr>
        <w:t>30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r w:rsidR="00B47BF7">
        <w:rPr>
          <w:rFonts w:cs="Times New Roman"/>
          <w:bCs/>
          <w:sz w:val="22"/>
        </w:rPr>
        <w:t>апреля</w:t>
      </w:r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Microsoft </w:t>
            </w:r>
            <w:proofErr w:type="spellStart"/>
            <w:r w:rsidRPr="00DA215F">
              <w:rPr>
                <w:bCs/>
                <w:sz w:val="20"/>
                <w:szCs w:val="20"/>
              </w:rPr>
              <w:t>Teams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DA215F">
              <w:rPr>
                <w:b/>
                <w:sz w:val="20"/>
                <w:szCs w:val="20"/>
                <w:highlight w:val="lightGray"/>
              </w:rPr>
              <w:t xml:space="preserve">НДС:   </w:t>
            </w:r>
            <w:proofErr w:type="gramEnd"/>
            <w:r w:rsidRPr="00DA215F">
              <w:rPr>
                <w:b/>
                <w:sz w:val="20"/>
                <w:szCs w:val="20"/>
                <w:highlight w:val="lightGray"/>
              </w:rPr>
              <w:t xml:space="preserve">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2A9F2DD5" w:rsidR="00FF2081" w:rsidRPr="0045754C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Общая стоимость Услуг, предоставл</w:t>
      </w:r>
      <w:ins w:id="0" w:author="Elena Burzina" w:date="2026-04-30T10:46:00Z" w16du:dateUtc="2026-04-30T07:46:00Z">
        <w:r w:rsidR="000F5832" w:rsidRPr="0045754C">
          <w:rPr>
            <w:rFonts w:cs="Times New Roman"/>
            <w:bCs/>
            <w:sz w:val="22"/>
          </w:rPr>
          <w:t>яем</w:t>
        </w:r>
      </w:ins>
      <w:del w:id="1" w:author="Elena Burzina" w:date="2026-04-30T10:46:00Z" w16du:dateUtc="2026-04-30T07:46:00Z">
        <w:r w:rsidRPr="0045754C" w:rsidDel="000F5832">
          <w:rPr>
            <w:rFonts w:cs="Times New Roman"/>
            <w:bCs/>
            <w:sz w:val="22"/>
          </w:rPr>
          <w:delText>енн</w:delText>
        </w:r>
      </w:del>
      <w:r w:rsidRPr="0045754C">
        <w:rPr>
          <w:rFonts w:cs="Times New Roman"/>
          <w:bCs/>
          <w:sz w:val="22"/>
        </w:rPr>
        <w:t xml:space="preserve">ых по настоящей Спецификации, подлежащая уплате Заказчиком, составляет </w:t>
      </w:r>
      <w:r w:rsidR="00FF2081" w:rsidRPr="0045754C">
        <w:rPr>
          <w:rFonts w:cs="Times New Roman"/>
          <w:b/>
          <w:sz w:val="22"/>
        </w:rPr>
        <w:t>722 655</w:t>
      </w:r>
      <w:r w:rsidR="00CC0E33" w:rsidRPr="0045754C">
        <w:rPr>
          <w:rFonts w:cs="Times New Roman"/>
          <w:b/>
          <w:sz w:val="22"/>
        </w:rPr>
        <w:t xml:space="preserve"> (</w:t>
      </w:r>
      <w:r w:rsidR="00AC03B8" w:rsidRPr="0045754C">
        <w:rPr>
          <w:rFonts w:cs="Times New Roman"/>
          <w:b/>
          <w:sz w:val="22"/>
        </w:rPr>
        <w:t xml:space="preserve">семьсот </w:t>
      </w:r>
      <w:r w:rsidR="00FF2081" w:rsidRPr="0045754C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45754C">
        <w:rPr>
          <w:rFonts w:cs="Times New Roman"/>
          <w:b/>
          <w:sz w:val="22"/>
        </w:rPr>
        <w:t xml:space="preserve">) </w:t>
      </w:r>
      <w:r w:rsidRPr="0045754C">
        <w:rPr>
          <w:rFonts w:cs="Times New Roman"/>
          <w:b/>
          <w:sz w:val="22"/>
        </w:rPr>
        <w:t>рубл</w:t>
      </w:r>
      <w:r w:rsidR="004C028C" w:rsidRPr="0045754C">
        <w:rPr>
          <w:rFonts w:cs="Times New Roman"/>
          <w:b/>
          <w:sz w:val="22"/>
        </w:rPr>
        <w:t xml:space="preserve">ей </w:t>
      </w:r>
      <w:r w:rsidR="00FF2081" w:rsidRPr="0045754C">
        <w:rPr>
          <w:rFonts w:cs="Times New Roman"/>
          <w:b/>
          <w:sz w:val="22"/>
        </w:rPr>
        <w:t>82 копейки</w:t>
      </w:r>
      <w:r w:rsidRPr="0045754C">
        <w:rPr>
          <w:rFonts w:cs="Times New Roman"/>
          <w:bCs/>
          <w:sz w:val="22"/>
        </w:rPr>
        <w:t xml:space="preserve">, </w:t>
      </w:r>
      <w:r w:rsidR="00FF2081" w:rsidRPr="0045754C">
        <w:rPr>
          <w:bCs/>
          <w:sz w:val="22"/>
        </w:rPr>
        <w:t xml:space="preserve">в </w:t>
      </w:r>
      <w:proofErr w:type="gramStart"/>
      <w:r w:rsidR="00FF2081" w:rsidRPr="0045754C">
        <w:rPr>
          <w:bCs/>
          <w:sz w:val="22"/>
        </w:rPr>
        <w:t>т.ч.</w:t>
      </w:r>
      <w:proofErr w:type="gramEnd"/>
      <w:r w:rsidR="00FF2081" w:rsidRPr="0045754C">
        <w:rPr>
          <w:bCs/>
          <w:sz w:val="22"/>
        </w:rPr>
        <w:t xml:space="preserve"> НДС </w:t>
      </w:r>
      <w:proofErr w:type="gramStart"/>
      <w:r w:rsidR="00FF2081" w:rsidRPr="0045754C">
        <w:rPr>
          <w:bCs/>
          <w:sz w:val="22"/>
        </w:rPr>
        <w:t>22%-</w:t>
      </w:r>
      <w:r w:rsidR="00FF2081" w:rsidRPr="0045754C">
        <w:rPr>
          <w:sz w:val="22"/>
        </w:rPr>
        <w:t xml:space="preserve"> </w:t>
      </w:r>
      <w:r w:rsidR="00FF2081" w:rsidRPr="0045754C">
        <w:rPr>
          <w:bCs/>
          <w:sz w:val="22"/>
        </w:rPr>
        <w:t>130 314</w:t>
      </w:r>
      <w:proofErr w:type="gramEnd"/>
      <w:r w:rsidR="00FF2081" w:rsidRPr="0045754C">
        <w:rPr>
          <w:bCs/>
          <w:sz w:val="22"/>
        </w:rPr>
        <w:t xml:space="preserve"> (сто тридцать тысяч триста четырнадцать) рублей 98 копеек.</w:t>
      </w:r>
    </w:p>
    <w:p w14:paraId="789D2FB5" w14:textId="40F7622B" w:rsidR="00D73C95" w:rsidRPr="0045754C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 w:rsidRPr="0045754C">
        <w:rPr>
          <w:rFonts w:cs="Times New Roman"/>
          <w:bCs/>
          <w:sz w:val="22"/>
        </w:rPr>
        <w:t>01</w:t>
      </w:r>
      <w:r w:rsidRPr="0045754C">
        <w:rPr>
          <w:rFonts w:cs="Times New Roman"/>
          <w:bCs/>
          <w:sz w:val="22"/>
        </w:rPr>
        <w:t>.</w:t>
      </w:r>
      <w:r w:rsidR="00D9352A" w:rsidRPr="0045754C">
        <w:rPr>
          <w:rFonts w:cs="Times New Roman"/>
          <w:bCs/>
          <w:sz w:val="22"/>
        </w:rPr>
        <w:t>0</w:t>
      </w:r>
      <w:r w:rsidR="00B47BF7" w:rsidRPr="0045754C">
        <w:rPr>
          <w:rFonts w:cs="Times New Roman"/>
          <w:bCs/>
          <w:sz w:val="22"/>
        </w:rPr>
        <w:t>5</w:t>
      </w:r>
      <w:r w:rsidRPr="0045754C">
        <w:rPr>
          <w:rFonts w:cs="Times New Roman"/>
          <w:bCs/>
          <w:sz w:val="22"/>
        </w:rPr>
        <w:t>.202</w:t>
      </w:r>
      <w:r w:rsidR="002E2E3A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 по </w:t>
      </w:r>
      <w:r w:rsidR="00B47BF7" w:rsidRPr="0045754C">
        <w:rPr>
          <w:rFonts w:cs="Times New Roman"/>
          <w:bCs/>
          <w:sz w:val="22"/>
        </w:rPr>
        <w:t>31.05</w:t>
      </w:r>
      <w:r w:rsidRPr="0045754C">
        <w:rPr>
          <w:rFonts w:cs="Times New Roman"/>
          <w:bCs/>
          <w:sz w:val="22"/>
        </w:rPr>
        <w:t>.202</w:t>
      </w:r>
      <w:r w:rsidR="007312A5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45754C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ena Burzina">
    <w15:presenceInfo w15:providerId="AD" w15:userId="S::elena.burzina@creditexpress.ru::0ded4cfe-2240-4edb-bbc9-993f9cdd07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0F583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3F4BF4"/>
    <w:rsid w:val="00422643"/>
    <w:rsid w:val="00443B0F"/>
    <w:rsid w:val="00444E50"/>
    <w:rsid w:val="0045754C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08EC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616AC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47BF7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B14B5"/>
    <w:rsid w:val="00FC41F9"/>
    <w:rsid w:val="00FD7F97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Elena Burzina</cp:lastModifiedBy>
  <cp:revision>3</cp:revision>
  <cp:lastPrinted>2024-10-16T10:50:00Z</cp:lastPrinted>
  <dcterms:created xsi:type="dcterms:W3CDTF">2026-04-30T07:48:00Z</dcterms:created>
  <dcterms:modified xsi:type="dcterms:W3CDTF">2026-04-30T07:48:00Z</dcterms:modified>
</cp:coreProperties>
</file>