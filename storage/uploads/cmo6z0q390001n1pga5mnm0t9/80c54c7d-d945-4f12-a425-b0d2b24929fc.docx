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A4CC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СОГЛАШЕНИЕ</w:t>
      </w:r>
    </w:p>
    <w:p w14:paraId="4F2DE4C0" w14:textId="77777777" w:rsidR="00731D02" w:rsidRPr="001F0DC2" w:rsidRDefault="002638F7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 ИСПОЛЬЗОВАНИИ ЭЛЕКТРОННОГО ДОКУМЕНТООБОРОТА</w:t>
      </w:r>
    </w:p>
    <w:p w14:paraId="2EAD6DE5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sz w:val="21"/>
          <w:szCs w:val="21"/>
        </w:rPr>
      </w:pPr>
    </w:p>
    <w:p w14:paraId="4E5DC35B" w14:textId="34ADA3A7" w:rsidR="00731D02" w:rsidRPr="001F0DC2" w:rsidRDefault="00731D02" w:rsidP="001F0DC2">
      <w:pPr>
        <w:ind w:left="-567" w:right="-336"/>
        <w:contextualSpacing/>
        <w:jc w:val="right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г.</w:t>
      </w:r>
      <w:r w:rsidR="00AE7616" w:rsidRPr="001F0DC2">
        <w:rPr>
          <w:rFonts w:ascii="Times New Roman" w:hAnsi="Times New Roman"/>
          <w:sz w:val="21"/>
          <w:szCs w:val="21"/>
        </w:rPr>
        <w:t xml:space="preserve"> </w:t>
      </w:r>
      <w:ins w:id="0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>Бобруйска</w:t>
        </w:r>
      </w:ins>
      <w:del w:id="1" w:author="Denis Semenov" w:date="2026-04-20T13:10:00Z" w16du:dateUtc="2026-04-20T09:10:00Z">
        <w:r w:rsidR="0062546A" w:rsidDel="00AF313B">
          <w:rPr>
            <w:rFonts w:ascii="Times New Roman" w:hAnsi="Times New Roman"/>
            <w:sz w:val="21"/>
            <w:szCs w:val="21"/>
          </w:rPr>
          <w:delText>Москва</w:delText>
        </w:r>
      </w:del>
      <w:r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ab/>
      </w:r>
      <w:r w:rsidR="002638F7"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="00287CFB" w:rsidRPr="001F0DC2">
        <w:rPr>
          <w:rFonts w:ascii="Times New Roman" w:hAnsi="Times New Roman"/>
          <w:sz w:val="21"/>
          <w:szCs w:val="21"/>
        </w:rPr>
        <w:tab/>
      </w:r>
      <w:r w:rsidR="00C56348">
        <w:rPr>
          <w:rFonts w:ascii="Times New Roman" w:hAnsi="Times New Roman"/>
          <w:sz w:val="21"/>
          <w:szCs w:val="21"/>
        </w:rPr>
        <w:t xml:space="preserve">                            </w:t>
      </w:r>
      <w:r w:rsidR="00287CFB" w:rsidRPr="001F0DC2">
        <w:rPr>
          <w:rFonts w:ascii="Times New Roman" w:hAnsi="Times New Roman"/>
          <w:sz w:val="21"/>
          <w:szCs w:val="21"/>
        </w:rPr>
        <w:t xml:space="preserve"> «</w:t>
      </w:r>
      <w:ins w:id="2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>13</w:t>
        </w:r>
      </w:ins>
      <w:del w:id="3" w:author="Denis Semenov" w:date="2026-04-20T13:10:00Z" w16du:dateUtc="2026-04-20T09:10:00Z">
        <w:r w:rsidR="006C4793" w:rsidDel="00AF313B">
          <w:rPr>
            <w:rFonts w:ascii="Times New Roman" w:hAnsi="Times New Roman"/>
            <w:sz w:val="21"/>
            <w:szCs w:val="21"/>
          </w:rPr>
          <w:delText>3</w:delText>
        </w:r>
      </w:del>
      <w:r w:rsidRPr="001F0DC2">
        <w:rPr>
          <w:rFonts w:ascii="Times New Roman" w:hAnsi="Times New Roman"/>
          <w:sz w:val="21"/>
          <w:szCs w:val="21"/>
        </w:rPr>
        <w:t xml:space="preserve">» </w:t>
      </w:r>
      <w:ins w:id="4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>мая</w:t>
        </w:r>
      </w:ins>
      <w:del w:id="5" w:author="Denis Semenov" w:date="2026-04-20T13:10:00Z" w16du:dateUtc="2026-04-20T09:10:00Z">
        <w:r w:rsidR="006C4793" w:rsidDel="00AF313B">
          <w:rPr>
            <w:rFonts w:ascii="Times New Roman" w:hAnsi="Times New Roman"/>
            <w:sz w:val="21"/>
            <w:szCs w:val="21"/>
          </w:rPr>
          <w:delText>апреля</w:delText>
        </w:r>
      </w:del>
      <w:r w:rsidR="006C4793">
        <w:rPr>
          <w:rFonts w:ascii="Times New Roman" w:hAnsi="Times New Roman"/>
          <w:sz w:val="21"/>
          <w:szCs w:val="21"/>
        </w:rPr>
        <w:t xml:space="preserve"> </w:t>
      </w:r>
      <w:r w:rsidR="00C56348">
        <w:rPr>
          <w:rFonts w:ascii="Times New Roman" w:hAnsi="Times New Roman"/>
          <w:sz w:val="21"/>
          <w:szCs w:val="21"/>
        </w:rPr>
        <w:t>20</w:t>
      </w:r>
      <w:r w:rsidR="006C4793">
        <w:rPr>
          <w:rFonts w:ascii="Times New Roman" w:hAnsi="Times New Roman"/>
          <w:sz w:val="21"/>
          <w:szCs w:val="21"/>
        </w:rPr>
        <w:t>26</w:t>
      </w:r>
      <w:r w:rsidRPr="001F0DC2">
        <w:rPr>
          <w:rFonts w:ascii="Times New Roman" w:hAnsi="Times New Roman"/>
          <w:sz w:val="21"/>
          <w:szCs w:val="21"/>
        </w:rPr>
        <w:t xml:space="preserve">  г.</w:t>
      </w:r>
    </w:p>
    <w:p w14:paraId="7E1C59BD" w14:textId="77777777" w:rsidR="00731D02" w:rsidRPr="001F0DC2" w:rsidRDefault="00731D02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</w:p>
    <w:p w14:paraId="20ABA624" w14:textId="7A7D7D0D" w:rsidR="00731D02" w:rsidRPr="00C56348" w:rsidRDefault="00731D02" w:rsidP="00C56348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Общество с ограниченной ответственностью «</w:t>
      </w:r>
      <w:del w:id="6" w:author="Denis Semenov" w:date="2026-04-20T14:28:00Z" w16du:dateUtc="2026-04-20T10:28:00Z">
        <w:r w:rsidR="00A01E22" w:rsidDel="002D2C2F">
          <w:rPr>
            <w:rFonts w:ascii="Times New Roman" w:hAnsi="Times New Roman"/>
            <w:b/>
            <w:sz w:val="21"/>
            <w:szCs w:val="21"/>
          </w:rPr>
          <w:delText>Качественная печать доступна</w:delText>
        </w:r>
      </w:del>
      <w:ins w:id="7" w:author="Denis Semenov" w:date="2026-04-20T14:28:00Z" w16du:dateUtc="2026-04-20T10:28:00Z">
        <w:r w:rsidR="002D2C2F">
          <w:rPr>
            <w:rFonts w:ascii="Times New Roman" w:hAnsi="Times New Roman"/>
            <w:b/>
            <w:sz w:val="21"/>
            <w:szCs w:val="21"/>
          </w:rPr>
          <w:t>Шляпа Ивана Сусанина</w:t>
        </w:r>
      </w:ins>
      <w:r w:rsidRPr="001F0DC2">
        <w:rPr>
          <w:rFonts w:ascii="Times New Roman" w:hAnsi="Times New Roman"/>
          <w:b/>
          <w:sz w:val="21"/>
          <w:szCs w:val="21"/>
        </w:rPr>
        <w:t>»</w:t>
      </w:r>
      <w:r w:rsidR="0090202F">
        <w:rPr>
          <w:rFonts w:ascii="Times New Roman" w:hAnsi="Times New Roman"/>
          <w:b/>
          <w:sz w:val="21"/>
          <w:szCs w:val="21"/>
        </w:rPr>
        <w:t xml:space="preserve"> (ООО «</w:t>
      </w:r>
      <w:r w:rsidR="00A01E22">
        <w:rPr>
          <w:rFonts w:ascii="Times New Roman" w:hAnsi="Times New Roman"/>
          <w:b/>
          <w:sz w:val="21"/>
          <w:szCs w:val="21"/>
        </w:rPr>
        <w:t>КПД</w:t>
      </w:r>
      <w:r w:rsidR="0090202F">
        <w:rPr>
          <w:rFonts w:ascii="Times New Roman" w:hAnsi="Times New Roman"/>
          <w:b/>
          <w:sz w:val="21"/>
          <w:szCs w:val="21"/>
        </w:rPr>
        <w:t>)</w:t>
      </w:r>
      <w:r w:rsidRPr="001F0DC2">
        <w:rPr>
          <w:rFonts w:ascii="Times New Roman" w:hAnsi="Times New Roman"/>
          <w:b/>
          <w:sz w:val="21"/>
          <w:szCs w:val="21"/>
        </w:rPr>
        <w:t>,</w:t>
      </w:r>
      <w:r w:rsidRPr="001F0DC2">
        <w:rPr>
          <w:rFonts w:ascii="Times New Roman" w:hAnsi="Times New Roman"/>
          <w:sz w:val="21"/>
          <w:szCs w:val="21"/>
        </w:rPr>
        <w:t xml:space="preserve"> именуемое в </w:t>
      </w:r>
      <w:r w:rsidR="00247342" w:rsidRPr="001F0DC2">
        <w:rPr>
          <w:rFonts w:ascii="Times New Roman" w:hAnsi="Times New Roman"/>
          <w:sz w:val="21"/>
          <w:szCs w:val="21"/>
        </w:rPr>
        <w:t>дальнейшем</w:t>
      </w:r>
      <w:r w:rsidR="00915F42" w:rsidRPr="001F0DC2">
        <w:rPr>
          <w:rFonts w:ascii="Times New Roman" w:hAnsi="Times New Roman"/>
          <w:sz w:val="21"/>
          <w:szCs w:val="21"/>
        </w:rPr>
        <w:t xml:space="preserve"> </w:t>
      </w:r>
      <w:r w:rsidR="002638F7" w:rsidRPr="001F0DC2">
        <w:rPr>
          <w:rFonts w:ascii="Times New Roman" w:hAnsi="Times New Roman"/>
          <w:sz w:val="21"/>
          <w:szCs w:val="21"/>
        </w:rPr>
        <w:t>«Сторон</w:t>
      </w:r>
      <w:r w:rsidR="002638F7" w:rsidRPr="00EE68FA">
        <w:rPr>
          <w:rFonts w:ascii="Times New Roman" w:hAnsi="Times New Roman"/>
          <w:sz w:val="21"/>
          <w:szCs w:val="21"/>
        </w:rPr>
        <w:t>а-1»,</w:t>
      </w:r>
      <w:r w:rsidRPr="00EE68FA">
        <w:rPr>
          <w:rFonts w:ascii="Times New Roman" w:hAnsi="Times New Roman"/>
          <w:sz w:val="21"/>
          <w:szCs w:val="21"/>
        </w:rPr>
        <w:t xml:space="preserve"> в лице </w:t>
      </w:r>
      <w:r w:rsidR="00A01E22">
        <w:rPr>
          <w:rFonts w:ascii="Times New Roman" w:hAnsi="Times New Roman"/>
          <w:sz w:val="21"/>
          <w:szCs w:val="21"/>
        </w:rPr>
        <w:t xml:space="preserve">в  лице генерального директора  </w:t>
      </w:r>
      <w:r w:rsidR="00642EAA">
        <w:rPr>
          <w:rFonts w:ascii="Times New Roman" w:hAnsi="Times New Roman"/>
          <w:sz w:val="21"/>
          <w:szCs w:val="21"/>
        </w:rPr>
        <w:t>Хазанкина Сергея Юрьевича</w:t>
      </w:r>
      <w:r w:rsidR="00A01E22">
        <w:rPr>
          <w:rFonts w:ascii="Times New Roman" w:hAnsi="Times New Roman"/>
          <w:sz w:val="21"/>
          <w:szCs w:val="21"/>
        </w:rPr>
        <w:t>, действующего на основании Устава</w:t>
      </w:r>
      <w:r w:rsidRPr="00EE68FA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>с одной стороны</w:t>
      </w:r>
      <w:r w:rsidR="004E3331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bookmarkStart w:id="8" w:name="CustName1"/>
      <w:bookmarkEnd w:id="8"/>
      <w:r w:rsidR="006C4793">
        <w:rPr>
          <w:rFonts w:ascii="Times New Roman" w:hAnsi="Times New Roman"/>
          <w:b/>
          <w:sz w:val="21"/>
          <w:szCs w:val="21"/>
        </w:rPr>
        <w:t>ООО ПКО "РСВ"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r w:rsidR="00FC0F5D" w:rsidRPr="001F0DC2">
        <w:rPr>
          <w:rFonts w:ascii="Times New Roman" w:hAnsi="Times New Roman"/>
          <w:sz w:val="21"/>
          <w:szCs w:val="21"/>
        </w:rPr>
        <w:t xml:space="preserve">, именуемое в дальнейшем </w:t>
      </w:r>
      <w:r w:rsidR="002638F7" w:rsidRPr="001F0DC2">
        <w:rPr>
          <w:rFonts w:ascii="Times New Roman" w:hAnsi="Times New Roman"/>
          <w:sz w:val="21"/>
          <w:szCs w:val="21"/>
        </w:rPr>
        <w:t>«Сторона-2»,</w:t>
      </w:r>
      <w:r w:rsidRPr="001F0DC2">
        <w:rPr>
          <w:rFonts w:ascii="Times New Roman" w:hAnsi="Times New Roman"/>
          <w:sz w:val="21"/>
          <w:szCs w:val="21"/>
        </w:rPr>
        <w:t xml:space="preserve"> в </w:t>
      </w:r>
      <w:r w:rsidR="00247342" w:rsidRPr="001F0DC2">
        <w:rPr>
          <w:rFonts w:ascii="Times New Roman" w:hAnsi="Times New Roman"/>
          <w:sz w:val="21"/>
          <w:szCs w:val="21"/>
        </w:rPr>
        <w:t xml:space="preserve">лице </w:t>
      </w:r>
      <w:r w:rsidR="006C4793">
        <w:rPr>
          <w:rFonts w:ascii="Times New Roman" w:hAnsi="Times New Roman"/>
          <w:sz w:val="21"/>
          <w:szCs w:val="21"/>
        </w:rPr>
        <w:t>генерального директора Никифорова Глеба Николаевича</w:t>
      </w:r>
      <w:r w:rsidR="00247342" w:rsidRPr="001F0DC2">
        <w:rPr>
          <w:rFonts w:ascii="Times New Roman" w:hAnsi="Times New Roman"/>
          <w:sz w:val="21"/>
          <w:szCs w:val="21"/>
        </w:rPr>
        <w:t xml:space="preserve">, действующего на основании </w:t>
      </w:r>
      <w:r w:rsidR="00FB54C9">
        <w:rPr>
          <w:rFonts w:ascii="Times New Roman" w:hAnsi="Times New Roman"/>
          <w:sz w:val="21"/>
          <w:szCs w:val="21"/>
        </w:rPr>
        <w:t>Устава</w:t>
      </w:r>
      <w:r w:rsidRPr="001F0DC2">
        <w:rPr>
          <w:rFonts w:ascii="Times New Roman" w:hAnsi="Times New Roman"/>
          <w:sz w:val="21"/>
          <w:szCs w:val="21"/>
        </w:rPr>
        <w:t xml:space="preserve">, с другой стороны, </w:t>
      </w:r>
      <w:r w:rsidR="00C06606" w:rsidRPr="001F0DC2">
        <w:rPr>
          <w:rFonts w:ascii="Times New Roman" w:hAnsi="Times New Roman"/>
          <w:sz w:val="21"/>
          <w:szCs w:val="21"/>
        </w:rPr>
        <w:t xml:space="preserve">по отдельности именуемые «Сторона», </w:t>
      </w:r>
      <w:r w:rsidRPr="001F0DC2">
        <w:rPr>
          <w:rFonts w:ascii="Times New Roman" w:hAnsi="Times New Roman"/>
          <w:sz w:val="21"/>
          <w:szCs w:val="21"/>
        </w:rPr>
        <w:t>совместно именуемые в дальнейшем «Стороны»</w:t>
      </w:r>
      <w:r w:rsidR="00FC0F5D" w:rsidRPr="001F0DC2">
        <w:rPr>
          <w:rFonts w:ascii="Times New Roman" w:hAnsi="Times New Roman"/>
          <w:sz w:val="21"/>
          <w:szCs w:val="21"/>
        </w:rPr>
        <w:t>, «Участники электронного документооборота»</w:t>
      </w:r>
      <w:r w:rsidR="00C56348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 xml:space="preserve">заключили настоящее </w:t>
      </w:r>
      <w:r w:rsidR="00287CFB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>оглашение</w:t>
      </w:r>
      <w:r w:rsidR="00287CFB" w:rsidRPr="001F0DC2">
        <w:rPr>
          <w:rFonts w:ascii="Times New Roman" w:hAnsi="Times New Roman"/>
          <w:sz w:val="21"/>
          <w:szCs w:val="21"/>
        </w:rPr>
        <w:t xml:space="preserve"> об использовании электронного документооборота, далее именуемое «Соглашение», </w:t>
      </w:r>
      <w:r w:rsidRPr="001F0DC2">
        <w:rPr>
          <w:rFonts w:ascii="Times New Roman" w:hAnsi="Times New Roman"/>
          <w:sz w:val="21"/>
          <w:szCs w:val="21"/>
        </w:rPr>
        <w:t>о нижеследующем</w:t>
      </w:r>
      <w:r w:rsidRPr="001F0DC2">
        <w:rPr>
          <w:rFonts w:ascii="Times New Roman" w:hAnsi="Times New Roman"/>
          <w:b/>
          <w:sz w:val="21"/>
          <w:szCs w:val="21"/>
        </w:rPr>
        <w:t>:</w:t>
      </w:r>
    </w:p>
    <w:p w14:paraId="74117DEE" w14:textId="77777777" w:rsidR="005C22E9" w:rsidRPr="001F0DC2" w:rsidRDefault="005C22E9" w:rsidP="001F0DC2">
      <w:pPr>
        <w:ind w:left="-567" w:right="-336" w:firstLine="709"/>
        <w:contextualSpacing/>
        <w:jc w:val="both"/>
        <w:rPr>
          <w:rFonts w:ascii="Times New Roman" w:hAnsi="Times New Roman"/>
          <w:b/>
          <w:sz w:val="21"/>
          <w:szCs w:val="21"/>
        </w:rPr>
      </w:pPr>
    </w:p>
    <w:p w14:paraId="5E18FEE8" w14:textId="77777777" w:rsidR="00731D02" w:rsidRPr="001F0DC2" w:rsidRDefault="005C22E9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Предмет Соглашения</w:t>
      </w:r>
    </w:p>
    <w:p w14:paraId="7FF7F666" w14:textId="77777777"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Настоящим Соглашением Стороны устанавливают порядок документооборота в электронном виде по телекоммуникационным каналам связи с использованием Квалифицированной электронной подписи (далее по тексту «электронный документооборот», «ЭДО») во исполнение своих обязательств по всем заключенным между Сторонами договорам, а также для заключения между Сторонами новых договоров</w:t>
      </w:r>
      <w:r w:rsidR="0024711B" w:rsidRPr="001F0DC2">
        <w:rPr>
          <w:rFonts w:ascii="Times New Roman" w:hAnsi="Times New Roman"/>
          <w:sz w:val="21"/>
          <w:szCs w:val="21"/>
        </w:rPr>
        <w:t>.</w:t>
      </w:r>
    </w:p>
    <w:p w14:paraId="66B4AB60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осуществляют электронный документооборот в соответствии с Гражданским кодексом Российской Федерации, Федеральным</w:t>
      </w:r>
      <w:r w:rsidR="00DF29B9" w:rsidRPr="001F0DC2">
        <w:rPr>
          <w:rFonts w:ascii="Times New Roman" w:hAnsi="Times New Roman"/>
          <w:sz w:val="21"/>
          <w:szCs w:val="21"/>
        </w:rPr>
        <w:t xml:space="preserve"> законом от 06.04.2011 № 63-ФЗ «</w:t>
      </w:r>
      <w:r w:rsidRPr="001F0DC2">
        <w:rPr>
          <w:rFonts w:ascii="Times New Roman" w:hAnsi="Times New Roman"/>
          <w:sz w:val="21"/>
          <w:szCs w:val="21"/>
        </w:rPr>
        <w:t>Об электронной подписи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Федеральным законом от 06.12.2011 N 402-ФЗ </w:t>
      </w:r>
      <w:r w:rsidR="00DF29B9" w:rsidRPr="001F0DC2">
        <w:rPr>
          <w:rFonts w:ascii="Times New Roman" w:hAnsi="Times New Roman"/>
          <w:sz w:val="21"/>
          <w:szCs w:val="21"/>
        </w:rPr>
        <w:t>«</w:t>
      </w:r>
      <w:r w:rsidRPr="001F0DC2">
        <w:rPr>
          <w:rFonts w:ascii="Times New Roman" w:hAnsi="Times New Roman"/>
          <w:sz w:val="21"/>
          <w:szCs w:val="21"/>
        </w:rPr>
        <w:t>О бухгалтерском учете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Приказом Минфина России от </w:t>
      </w:r>
      <w:r w:rsidR="00631338" w:rsidRPr="00631338">
        <w:rPr>
          <w:rFonts w:ascii="Times New Roman" w:hAnsi="Times New Roman"/>
          <w:sz w:val="21"/>
          <w:szCs w:val="21"/>
        </w:rPr>
        <w:t>05</w:t>
      </w:r>
      <w:r w:rsidRPr="001F0DC2">
        <w:rPr>
          <w:rFonts w:ascii="Times New Roman" w:hAnsi="Times New Roman"/>
          <w:sz w:val="21"/>
          <w:szCs w:val="21"/>
        </w:rPr>
        <w:t>.</w:t>
      </w:r>
      <w:r w:rsidR="00631338" w:rsidRPr="00631338">
        <w:rPr>
          <w:rFonts w:ascii="Times New Roman" w:hAnsi="Times New Roman"/>
          <w:sz w:val="21"/>
          <w:szCs w:val="21"/>
        </w:rPr>
        <w:t>02</w:t>
      </w:r>
      <w:r w:rsidRPr="001F0DC2">
        <w:rPr>
          <w:rFonts w:ascii="Times New Roman" w:hAnsi="Times New Roman"/>
          <w:sz w:val="21"/>
          <w:szCs w:val="21"/>
        </w:rPr>
        <w:t>.20</w:t>
      </w:r>
      <w:r w:rsidR="00631338" w:rsidRPr="00631338">
        <w:rPr>
          <w:rFonts w:ascii="Times New Roman" w:hAnsi="Times New Roman"/>
          <w:sz w:val="21"/>
          <w:szCs w:val="21"/>
        </w:rPr>
        <w:t>21</w:t>
      </w:r>
      <w:r w:rsidRPr="001F0DC2">
        <w:rPr>
          <w:rFonts w:ascii="Times New Roman" w:hAnsi="Times New Roman"/>
          <w:sz w:val="21"/>
          <w:szCs w:val="21"/>
        </w:rPr>
        <w:t xml:space="preserve"> N 14н.</w:t>
      </w:r>
    </w:p>
    <w:p w14:paraId="3C1F79B0" w14:textId="77777777" w:rsidR="006D000F" w:rsidRPr="001F0DC2" w:rsidRDefault="006D000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рамках настоящего Соглашения Стороны используют следующие термины:</w:t>
      </w:r>
    </w:p>
    <w:p w14:paraId="1E8C196D" w14:textId="77777777" w:rsidR="005C22E9" w:rsidRPr="001F0DC2" w:rsidRDefault="005C22E9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</w:t>
      </w:r>
      <w:r w:rsidR="006D000F" w:rsidRPr="001F0DC2">
        <w:rPr>
          <w:rFonts w:ascii="Times New Roman" w:hAnsi="Times New Roman"/>
          <w:sz w:val="21"/>
          <w:szCs w:val="21"/>
        </w:rPr>
        <w:t>электронным документооборотом (</w:t>
      </w:r>
      <w:r w:rsidRPr="001F0DC2">
        <w:rPr>
          <w:rFonts w:ascii="Times New Roman" w:hAnsi="Times New Roman"/>
          <w:sz w:val="21"/>
          <w:szCs w:val="21"/>
        </w:rPr>
        <w:t>ЭДО</w:t>
      </w:r>
      <w:r w:rsidR="006D000F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понимается изготовление в электронном виде, подписание Квалифицированной электронной подписью</w:t>
      </w:r>
      <w:r w:rsidR="00B17937" w:rsidRPr="001F0DC2">
        <w:rPr>
          <w:rFonts w:ascii="Times New Roman" w:hAnsi="Times New Roman"/>
          <w:sz w:val="21"/>
          <w:szCs w:val="21"/>
        </w:rPr>
        <w:t xml:space="preserve"> (далее по тексту «Квалифицированная ЭП»)</w:t>
      </w:r>
      <w:r w:rsidRPr="001F0DC2">
        <w:rPr>
          <w:rFonts w:ascii="Times New Roman" w:hAnsi="Times New Roman"/>
          <w:sz w:val="21"/>
          <w:szCs w:val="21"/>
        </w:rPr>
        <w:t xml:space="preserve"> первичных бухгалтерских документов</w:t>
      </w:r>
      <w:r w:rsidR="0055553E">
        <w:rPr>
          <w:rFonts w:ascii="Times New Roman" w:hAnsi="Times New Roman"/>
          <w:sz w:val="21"/>
          <w:szCs w:val="21"/>
        </w:rPr>
        <w:t>:</w:t>
      </w:r>
      <w:r w:rsidR="0062546A">
        <w:rPr>
          <w:rFonts w:ascii="Times New Roman" w:hAnsi="Times New Roman"/>
          <w:sz w:val="21"/>
          <w:szCs w:val="21"/>
        </w:rPr>
        <w:t xml:space="preserve"> </w:t>
      </w:r>
      <w:r w:rsidR="00686717" w:rsidRPr="001F0DC2">
        <w:rPr>
          <w:rFonts w:ascii="Times New Roman" w:hAnsi="Times New Roman"/>
          <w:sz w:val="21"/>
          <w:szCs w:val="21"/>
        </w:rPr>
        <w:t xml:space="preserve">универсальных передаточных документов, </w:t>
      </w:r>
      <w:r w:rsidRPr="001F0DC2">
        <w:rPr>
          <w:rFonts w:ascii="Times New Roman" w:hAnsi="Times New Roman"/>
          <w:sz w:val="21"/>
          <w:szCs w:val="21"/>
        </w:rPr>
        <w:t>писем и прочих документов,</w:t>
      </w:r>
      <w:r w:rsidR="001F0DC2" w:rsidRPr="001F0DC2">
        <w:rPr>
          <w:rFonts w:ascii="Times New Roman" w:hAnsi="Times New Roman"/>
          <w:sz w:val="21"/>
          <w:szCs w:val="21"/>
        </w:rPr>
        <w:t xml:space="preserve"> предусмотренных действующим законодательством, и </w:t>
      </w:r>
      <w:r w:rsidRPr="001F0DC2">
        <w:rPr>
          <w:rFonts w:ascii="Times New Roman" w:hAnsi="Times New Roman"/>
          <w:sz w:val="21"/>
          <w:szCs w:val="21"/>
        </w:rPr>
        <w:t>направление их другой Стороне с использованием операторов электронного документооборота.</w:t>
      </w:r>
    </w:p>
    <w:p w14:paraId="7FB81ED2" w14:textId="77777777" w:rsidR="0089301D" w:rsidRPr="001F0DC2" w:rsidRDefault="0089301D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электронной </w:t>
      </w:r>
      <w:r w:rsidR="00031EF1" w:rsidRPr="001F0DC2">
        <w:rPr>
          <w:rFonts w:ascii="Times New Roman" w:hAnsi="Times New Roman"/>
          <w:sz w:val="21"/>
          <w:szCs w:val="21"/>
        </w:rPr>
        <w:t>подписью «</w:t>
      </w:r>
      <w:r w:rsidRPr="001F0DC2">
        <w:rPr>
          <w:rFonts w:ascii="Times New Roman" w:hAnsi="Times New Roman"/>
          <w:sz w:val="21"/>
          <w:szCs w:val="21"/>
        </w:rPr>
        <w:t>далее по тексту ЭП» понимается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</w:t>
      </w:r>
    </w:p>
    <w:p w14:paraId="55834F48" w14:textId="77777777" w:rsidR="0089301D" w:rsidRPr="001F0DC2" w:rsidRDefault="0089301D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 Квалифицированной ЭП понимается вид усиленной электронной подписи, ключ проверки которой указан в квалифицированном сертификате, выданном аккредитованным удостоверяющим центром</w:t>
      </w:r>
    </w:p>
    <w:p w14:paraId="298553B3" w14:textId="77777777"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При осуществлении обмена Электронными документами Стороны используют форматы документов, которые утверждены приказами ФНС России. Если форматы документов не утверждены, то Стороны используют согласованные между собой форматы.</w:t>
      </w:r>
      <w:r w:rsidR="00C90862" w:rsidRPr="001F0DC2">
        <w:rPr>
          <w:rFonts w:ascii="Times New Roman" w:hAnsi="Times New Roman"/>
          <w:sz w:val="21"/>
          <w:szCs w:val="21"/>
        </w:rPr>
        <w:t xml:space="preserve"> </w:t>
      </w:r>
    </w:p>
    <w:p w14:paraId="7AE8CBFF" w14:textId="77777777" w:rsidR="005C22E9" w:rsidRPr="001F0DC2" w:rsidRDefault="005C22E9" w:rsidP="001F0DC2">
      <w:pPr>
        <w:ind w:right="-336"/>
        <w:contextualSpacing/>
        <w:jc w:val="both"/>
        <w:rPr>
          <w:rFonts w:ascii="Times New Roman" w:hAnsi="Times New Roman"/>
          <w:sz w:val="21"/>
          <w:szCs w:val="21"/>
        </w:rPr>
      </w:pPr>
    </w:p>
    <w:p w14:paraId="4FE6EAE6" w14:textId="77777777" w:rsidR="00A04D41" w:rsidRPr="001F0DC2" w:rsidRDefault="00915F42" w:rsidP="001F0DC2">
      <w:pPr>
        <w:pStyle w:val="a3"/>
        <w:numPr>
          <w:ilvl w:val="0"/>
          <w:numId w:val="8"/>
        </w:numPr>
        <w:ind w:left="-709" w:right="-336" w:firstLine="851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Признание электронных документов равнозначными документами на бумажном носителе</w:t>
      </w:r>
      <w:r w:rsidR="00A04D41" w:rsidRPr="001F0DC2">
        <w:rPr>
          <w:rFonts w:ascii="Times New Roman" w:hAnsi="Times New Roman"/>
          <w:b/>
          <w:sz w:val="21"/>
          <w:szCs w:val="21"/>
        </w:rPr>
        <w:t xml:space="preserve"> </w:t>
      </w:r>
    </w:p>
    <w:p w14:paraId="68CE5DBB" w14:textId="77777777" w:rsidR="00B17937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Электронные документы, подписанные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89301D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признаются Электронными документами, равнозначными документам на бумажном носителе, подписанными собственноручной подписью</w:t>
      </w:r>
      <w:r w:rsidR="0024711B" w:rsidRPr="001F0DC2">
        <w:rPr>
          <w:rFonts w:ascii="Times New Roman" w:hAnsi="Times New Roman"/>
          <w:sz w:val="21"/>
          <w:szCs w:val="21"/>
        </w:rPr>
        <w:t>,</w:t>
      </w:r>
      <w:r w:rsidR="00DF29B9" w:rsidRPr="001F0DC2">
        <w:rPr>
          <w:rFonts w:ascii="Times New Roman" w:hAnsi="Times New Roman"/>
          <w:sz w:val="21"/>
          <w:szCs w:val="21"/>
        </w:rPr>
        <w:t xml:space="preserve"> и порожда</w:t>
      </w:r>
      <w:r w:rsidR="00B17937" w:rsidRPr="001F0DC2">
        <w:rPr>
          <w:rFonts w:ascii="Times New Roman" w:hAnsi="Times New Roman"/>
          <w:sz w:val="21"/>
          <w:szCs w:val="21"/>
        </w:rPr>
        <w:t>ю</w:t>
      </w:r>
      <w:r w:rsidR="00DF29B9" w:rsidRPr="001F0DC2">
        <w:rPr>
          <w:rFonts w:ascii="Times New Roman" w:hAnsi="Times New Roman"/>
          <w:sz w:val="21"/>
          <w:szCs w:val="21"/>
        </w:rPr>
        <w:t>т для Сторон юридические последствия в виде установления, изменения и прекращения взаимных прав и обязанностей</w:t>
      </w:r>
      <w:r w:rsidR="00B17937" w:rsidRPr="001F0DC2">
        <w:rPr>
          <w:rFonts w:ascii="Times New Roman" w:hAnsi="Times New Roman"/>
          <w:sz w:val="21"/>
          <w:szCs w:val="21"/>
        </w:rPr>
        <w:t xml:space="preserve"> при одновременном соблюдении следующих условий:</w:t>
      </w:r>
    </w:p>
    <w:p w14:paraId="4FEEC984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подтверждена действительность сертификата Квалифицированной ЭП, с помощью которой подписан данный Электронный документ, на дату подписания документа;</w:t>
      </w:r>
    </w:p>
    <w:p w14:paraId="16B5AD17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получен положительный результат проверки принадлежности владельцу сертификата Квалифицированной ЭП, с помощью которой подписан данный Электронный документ;</w:t>
      </w:r>
    </w:p>
    <w:p w14:paraId="52BE008E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подтверждено отсутствие изменений, внесенных в этот документ после его подписания; </w:t>
      </w:r>
    </w:p>
    <w:p w14:paraId="5E282013" w14:textId="77777777" w:rsidR="00D17C46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 относится к Сфере действия</w:t>
      </w:r>
      <w:r w:rsidR="00617A8A">
        <w:rPr>
          <w:rFonts w:ascii="Times New Roman" w:hAnsi="Times New Roman"/>
          <w:sz w:val="21"/>
          <w:szCs w:val="21"/>
        </w:rPr>
        <w:t xml:space="preserve"> сертификата Квалифицированной ЭП</w:t>
      </w:r>
      <w:r w:rsidRPr="001F0DC2">
        <w:rPr>
          <w:rFonts w:ascii="Times New Roman" w:hAnsi="Times New Roman"/>
          <w:sz w:val="21"/>
          <w:szCs w:val="21"/>
        </w:rPr>
        <w:t>, а ЭП, с помощью которой он подписан, используется с учетом ограничений, содержащихся в сертификате Квалифицированной ЭП.</w:t>
      </w:r>
    </w:p>
    <w:p w14:paraId="44636699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Одной электронной подписью могут быть подписаны несколько связанных между собой Электронных документов - Пакет электронных документов.</w:t>
      </w:r>
    </w:p>
    <w:p w14:paraId="3463D26D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При использовании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Участники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электронного взаимодействия обязаны:</w:t>
      </w:r>
    </w:p>
    <w:p w14:paraId="748C6714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 xml:space="preserve">уведомлять удостоверяющий центр, выдавший Сертификат ключа проверки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и иных участников электронного взаимодействия о нарушении конфиденциальности Ключа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электронной подписи в течение не более чем </w:t>
      </w:r>
      <w:r w:rsidR="00FC0F5D" w:rsidRPr="001F0DC2">
        <w:rPr>
          <w:rFonts w:ascii="Times New Roman" w:hAnsi="Times New Roman"/>
          <w:sz w:val="21"/>
          <w:szCs w:val="21"/>
        </w:rPr>
        <w:t>1 (</w:t>
      </w:r>
      <w:r w:rsidRPr="001F0DC2">
        <w:rPr>
          <w:rFonts w:ascii="Times New Roman" w:hAnsi="Times New Roman"/>
          <w:sz w:val="21"/>
          <w:szCs w:val="21"/>
        </w:rPr>
        <w:t>одного</w:t>
      </w:r>
      <w:r w:rsidR="00FC0F5D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рабочего дня со дня получения информации о таком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нарушении;</w:t>
      </w:r>
    </w:p>
    <w:p w14:paraId="495B4F0B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не использовать Ключ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при наличии оснований полагать, что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конфиденциальность данного Ключа нарушена;</w:t>
      </w:r>
    </w:p>
    <w:p w14:paraId="4EF43EAC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использовать для создания и проверки </w:t>
      </w:r>
      <w:r w:rsidR="00B17937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>валифицированных электронных подписей,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создания </w:t>
      </w:r>
      <w:r w:rsidR="001F0DC2" w:rsidRPr="001F0DC2">
        <w:rPr>
          <w:rFonts w:ascii="Times New Roman" w:hAnsi="Times New Roman"/>
          <w:sz w:val="21"/>
          <w:szCs w:val="21"/>
        </w:rPr>
        <w:t>Ключей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и Ключей их проверки средства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электронной подписи, получившие подтверждение соответствия требованиям, установленным в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соответствии с ФЗ «Об электронной подписи»</w:t>
      </w:r>
      <w:r w:rsidR="00FC0F5D" w:rsidRPr="001F0DC2">
        <w:rPr>
          <w:rFonts w:ascii="Times New Roman" w:hAnsi="Times New Roman"/>
          <w:sz w:val="21"/>
          <w:szCs w:val="21"/>
        </w:rPr>
        <w:t xml:space="preserve"> № 63-ФЗ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0B1538FC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Выставление и получение Электронных документов/Пакетов электронных документов по телекоммуникационным каналам связи может осуществляться через одного или нескольких Операторов электронного документооборота.</w:t>
      </w:r>
    </w:p>
    <w:p w14:paraId="4837CF9F" w14:textId="36D45A2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del w:id="9" w:author="Denis Semenov" w:date="2026-04-20T13:10:00Z" w16du:dateUtc="2026-04-20T09:10:00Z">
        <w:r w:rsidRPr="001F0DC2" w:rsidDel="00AF313B">
          <w:rPr>
            <w:rFonts w:ascii="Times New Roman" w:hAnsi="Times New Roman"/>
            <w:sz w:val="21"/>
            <w:szCs w:val="21"/>
          </w:rPr>
          <w:delText>Каждая из</w:delText>
        </w:r>
      </w:del>
      <w:ins w:id="10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 xml:space="preserve">Никто из </w:t>
        </w:r>
      </w:ins>
      <w:r w:rsidRPr="001F0DC2">
        <w:rPr>
          <w:rFonts w:ascii="Times New Roman" w:hAnsi="Times New Roman"/>
          <w:sz w:val="21"/>
          <w:szCs w:val="21"/>
        </w:rPr>
        <w:t xml:space="preserve"> Сторон</w:t>
      </w:r>
      <w:ins w:id="11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 xml:space="preserve"> не</w:t>
        </w:r>
      </w:ins>
      <w:r w:rsidRPr="001F0DC2">
        <w:rPr>
          <w:rFonts w:ascii="Times New Roman" w:hAnsi="Times New Roman"/>
          <w:sz w:val="21"/>
          <w:szCs w:val="21"/>
        </w:rPr>
        <w:t xml:space="preserve"> несет ответственность за обеспечение </w:t>
      </w:r>
      <w:r w:rsidR="0041572C" w:rsidRPr="001F0DC2">
        <w:rPr>
          <w:rFonts w:ascii="Times New Roman" w:hAnsi="Times New Roman"/>
          <w:sz w:val="21"/>
          <w:szCs w:val="21"/>
        </w:rPr>
        <w:t>конфиденциальности ключей,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Квалифицированной ЭП, недопущение использования принадлежащих ей ключей без ее согласия. Если в сертификате Квалифицированной ЭП не указан орган или физическое лицо, действующее от имени организации (Стороны по настоящему Соглашению) при подписании Электронного документа, то в каждом случае получения подписанного Электронного документа </w:t>
      </w:r>
      <w:r w:rsidR="0024711B" w:rsidRPr="001F0DC2">
        <w:rPr>
          <w:rFonts w:ascii="Times New Roman" w:hAnsi="Times New Roman"/>
          <w:sz w:val="21"/>
          <w:szCs w:val="21"/>
        </w:rPr>
        <w:t xml:space="preserve">Сторона, получающая документ, </w:t>
      </w:r>
      <w:r w:rsidRPr="001F0DC2">
        <w:rPr>
          <w:rFonts w:ascii="Times New Roman" w:hAnsi="Times New Roman"/>
          <w:sz w:val="21"/>
          <w:szCs w:val="21"/>
        </w:rPr>
        <w:t xml:space="preserve">добросовестно исходит из того, что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документ подписан от имени Стороны надлежащим лицом, действующим в пределах, имеющихся у него полномочий.</w:t>
      </w:r>
    </w:p>
    <w:p w14:paraId="2024E9D2" w14:textId="77777777" w:rsidR="003736F6" w:rsidRPr="001F0DC2" w:rsidRDefault="003736F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обязуются сообщать друг другу об ограничениях квалифицированной ЭП в течение 2 (двух) рабочих дней с момента установления таких ограничений, в противном случае, до момента получения такого уведомления Сторона вправе считать квалифицированную ЭП другой Стороны не обремененной какими-либо ограничениями, а документы, подписанные такой квалифицированной ЭП - имеющими полную юридическую силу.</w:t>
      </w:r>
    </w:p>
    <w:p w14:paraId="432AD5B6" w14:textId="7777777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 Организация ЭДО между Сторонами не отменяет использование иных способов изготовления и обмена документами между Сторонами в рамках обязательств, не регулируемых данным Соглашением.</w:t>
      </w:r>
    </w:p>
    <w:p w14:paraId="5D557857" w14:textId="77777777" w:rsidR="00C06606" w:rsidRPr="001F0DC2" w:rsidRDefault="00C0660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информировать друг друга о невозможности обмена документами в электронном виде, подписанными Квалифицированной ЭП, в случае технического сбоя внутренних систем Стороны. В этом случае в период действия такого сбоя Стороны производят обмен документами на бумажном носителе с подписанием собственноручной подписью</w:t>
      </w:r>
      <w:r w:rsidR="00256C48" w:rsidRPr="001F0DC2">
        <w:rPr>
          <w:rFonts w:ascii="Times New Roman" w:hAnsi="Times New Roman"/>
          <w:sz w:val="21"/>
          <w:szCs w:val="21"/>
        </w:rPr>
        <w:t>.</w:t>
      </w:r>
    </w:p>
    <w:p w14:paraId="32F6778D" w14:textId="77777777" w:rsidR="00C1745B" w:rsidRPr="001F0DC2" w:rsidRDefault="00C1745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по необходимости заблаговременно обновлять сертификаты электронных ключей, а при неисполнении этого обязательства немедленно сообщить другой Стороне о возникшей ситуации.</w:t>
      </w:r>
    </w:p>
    <w:p w14:paraId="34551CD0" w14:textId="77777777" w:rsidR="005C22E9" w:rsidRPr="001F0DC2" w:rsidRDefault="005C22E9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403F2111" w14:textId="77777777" w:rsidR="00915F42" w:rsidRPr="001F0DC2" w:rsidRDefault="00915F42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Порядок обмена Электронными документами между Сторонами</w:t>
      </w:r>
    </w:p>
    <w:p w14:paraId="50E46A48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Обмен Электронными документами/Пакетами электронных документов между Сторонами по телекоммуникационным каналам связи с применением </w:t>
      </w:r>
      <w:r w:rsidR="00915F42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производится в соответствии с Порядком выставления и получения </w:t>
      </w:r>
      <w:r w:rsidR="00D75AAE">
        <w:rPr>
          <w:rFonts w:ascii="Times New Roman" w:hAnsi="Times New Roman"/>
          <w:sz w:val="21"/>
          <w:szCs w:val="21"/>
        </w:rPr>
        <w:t>документов</w:t>
      </w:r>
      <w:r w:rsidR="00915F42" w:rsidRPr="001F0DC2">
        <w:rPr>
          <w:rFonts w:ascii="Times New Roman" w:hAnsi="Times New Roman"/>
          <w:sz w:val="21"/>
          <w:szCs w:val="21"/>
        </w:rPr>
        <w:t xml:space="preserve">, утвержденным </w:t>
      </w:r>
      <w:r w:rsidR="00D75AAE">
        <w:rPr>
          <w:rFonts w:ascii="Times New Roman" w:hAnsi="Times New Roman"/>
          <w:sz w:val="21"/>
          <w:szCs w:val="21"/>
        </w:rPr>
        <w:t>действующим законодательством.</w:t>
      </w:r>
    </w:p>
    <w:p w14:paraId="65CE3594" w14:textId="77777777" w:rsidR="003C0973" w:rsidRPr="001F0DC2" w:rsidRDefault="00915F42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выставления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одной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</w:t>
      </w:r>
      <w:r w:rsidR="003C0973" w:rsidRPr="001F0DC2">
        <w:rPr>
          <w:rFonts w:ascii="Times New Roman" w:hAnsi="Times New Roman"/>
          <w:sz w:val="21"/>
          <w:szCs w:val="21"/>
        </w:rPr>
        <w:t>Электронного документа/Пакета электронных документов по телекоммуникационным каналам связи считается дата поступления файла Электронного документа/Пакета электронных документов Оператору электронного документооборота от</w:t>
      </w:r>
      <w:r w:rsidRPr="001F0DC2">
        <w:rPr>
          <w:rFonts w:ascii="Times New Roman" w:hAnsi="Times New Roman"/>
          <w:sz w:val="21"/>
          <w:szCs w:val="21"/>
        </w:rPr>
        <w:t xml:space="preserve"> </w:t>
      </w:r>
      <w:r w:rsidR="0024711B" w:rsidRPr="001F0DC2">
        <w:rPr>
          <w:rFonts w:ascii="Times New Roman" w:hAnsi="Times New Roman"/>
          <w:sz w:val="21"/>
          <w:szCs w:val="21"/>
        </w:rPr>
        <w:t xml:space="preserve">другой </w:t>
      </w:r>
      <w:r w:rsidRPr="001F0DC2">
        <w:rPr>
          <w:rFonts w:ascii="Times New Roman" w:hAnsi="Times New Roman"/>
          <w:sz w:val="21"/>
          <w:szCs w:val="21"/>
        </w:rPr>
        <w:t>Стороны</w:t>
      </w:r>
      <w:r w:rsidR="003C0973"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32EA5E69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получения Стороной Электронного документа/Пакета электронных документов по телекоммуникационным каналам связи считается дата направления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ее </w:t>
      </w:r>
      <w:r w:rsidRPr="001F0DC2">
        <w:rPr>
          <w:rFonts w:ascii="Times New Roman" w:hAnsi="Times New Roman"/>
          <w:sz w:val="21"/>
          <w:szCs w:val="21"/>
        </w:rPr>
        <w:t>Оператором электронного документооборота файла Электронного документа/Пакета</w:t>
      </w:r>
      <w:r w:rsidR="00915F42" w:rsidRPr="001F0DC2">
        <w:rPr>
          <w:rFonts w:ascii="Times New Roman" w:hAnsi="Times New Roman"/>
          <w:sz w:val="21"/>
          <w:szCs w:val="21"/>
        </w:rPr>
        <w:t xml:space="preserve"> электронных документов </w:t>
      </w:r>
      <w:r w:rsidR="00C56ACD" w:rsidRPr="001F0DC2">
        <w:rPr>
          <w:rFonts w:ascii="Times New Roman" w:hAnsi="Times New Roman"/>
          <w:sz w:val="21"/>
          <w:szCs w:val="21"/>
        </w:rPr>
        <w:t xml:space="preserve">другой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6434AE58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документ/Пакет электронных документов считается полученным Стороно</w:t>
      </w:r>
      <w:r w:rsidR="00915F42" w:rsidRPr="001F0DC2">
        <w:rPr>
          <w:rFonts w:ascii="Times New Roman" w:hAnsi="Times New Roman"/>
          <w:sz w:val="21"/>
          <w:szCs w:val="21"/>
        </w:rPr>
        <w:t>й</w:t>
      </w:r>
      <w:r w:rsidRPr="001F0DC2">
        <w:rPr>
          <w:rFonts w:ascii="Times New Roman" w:hAnsi="Times New Roman"/>
          <w:sz w:val="21"/>
          <w:szCs w:val="21"/>
        </w:rPr>
        <w:t xml:space="preserve">, если ей поступило соответствующее подтверждение Оператора электронного документооборота, при наличии </w:t>
      </w:r>
      <w:r w:rsidR="00915F42" w:rsidRPr="001F0DC2">
        <w:rPr>
          <w:rFonts w:ascii="Times New Roman" w:hAnsi="Times New Roman"/>
          <w:sz w:val="21"/>
          <w:szCs w:val="21"/>
        </w:rPr>
        <w:t>извещения</w:t>
      </w:r>
      <w:r w:rsidR="00C56ACD" w:rsidRPr="001F0DC2">
        <w:rPr>
          <w:rFonts w:ascii="Times New Roman" w:hAnsi="Times New Roman"/>
          <w:sz w:val="21"/>
          <w:szCs w:val="21"/>
        </w:rPr>
        <w:t xml:space="preserve"> этой</w:t>
      </w:r>
      <w:r w:rsidR="00915F42" w:rsidRPr="001F0DC2">
        <w:rPr>
          <w:rFonts w:ascii="Times New Roman" w:hAnsi="Times New Roman"/>
          <w:sz w:val="21"/>
          <w:szCs w:val="21"/>
        </w:rPr>
        <w:t xml:space="preserve"> Стороны</w:t>
      </w:r>
      <w:r w:rsidRPr="001F0DC2">
        <w:rPr>
          <w:rFonts w:ascii="Times New Roman" w:hAnsi="Times New Roman"/>
          <w:sz w:val="21"/>
          <w:szCs w:val="21"/>
        </w:rPr>
        <w:t xml:space="preserve"> о получении Электронного документа/Пакета электронных документов, подписанного Электр</w:t>
      </w:r>
      <w:r w:rsidR="00915F42" w:rsidRPr="001F0DC2">
        <w:rPr>
          <w:rFonts w:ascii="Times New Roman" w:hAnsi="Times New Roman"/>
          <w:sz w:val="21"/>
          <w:szCs w:val="21"/>
        </w:rPr>
        <w:t xml:space="preserve">онной цифровой подписью </w:t>
      </w:r>
      <w:r w:rsidR="00C56ACD" w:rsidRPr="001F0DC2">
        <w:rPr>
          <w:rFonts w:ascii="Times New Roman" w:hAnsi="Times New Roman"/>
          <w:sz w:val="21"/>
          <w:szCs w:val="21"/>
        </w:rPr>
        <w:t xml:space="preserve">такой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="00C56ACD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 подтвержденного Оператором электронного документооборота.</w:t>
      </w:r>
      <w:r w:rsidR="0068799B" w:rsidRPr="001F0DC2">
        <w:rPr>
          <w:rFonts w:ascii="Times New Roman" w:hAnsi="Times New Roman"/>
          <w:sz w:val="21"/>
          <w:szCs w:val="21"/>
        </w:rPr>
        <w:t xml:space="preserve"> Если Направляющая и/или Получающая Сторона не получила в установленный срок любое из положенных подтверждений Оператора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="0068799B" w:rsidRPr="001F0DC2">
        <w:rPr>
          <w:rFonts w:ascii="Times New Roman" w:hAnsi="Times New Roman"/>
          <w:sz w:val="21"/>
          <w:szCs w:val="21"/>
        </w:rPr>
        <w:t xml:space="preserve"> или файл с документом, он сообщает о данном факте Оператору ЭД.</w:t>
      </w:r>
    </w:p>
    <w:p w14:paraId="54115BC1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Участники электронного документооборота обеспечивают хранение Электронных документов/Пакетов электронных документов, подписанных Электронной подписью, составление и выставление которых предусмотрено настоящим </w:t>
      </w:r>
      <w:r w:rsidR="00915F42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 xml:space="preserve">оглашением, совместно с применявшимся для формирования Электронной подписи указанных документов Сертификатом ключа подписи в течение срока, установленного </w:t>
      </w:r>
      <w:r w:rsidR="00CA7C46">
        <w:rPr>
          <w:rFonts w:ascii="Times New Roman" w:hAnsi="Times New Roman"/>
          <w:sz w:val="21"/>
          <w:szCs w:val="21"/>
        </w:rPr>
        <w:t>действующим законодательством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38F9E9A2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>Стороны самостоятельно обеспечивают установку, настройку и эксплуатацию средств Электронной подписи, в соответствии с требованиями действующего законодательства и регламентом Удостоверяющего центра.</w:t>
      </w:r>
    </w:p>
    <w:p w14:paraId="6684C29E" w14:textId="77777777" w:rsidR="0068799B" w:rsidRPr="001F0DC2" w:rsidRDefault="0068799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случае необходимости внесения корректировок в направленный посредством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 xml:space="preserve"> документ, Направляющая Сторона составляет соответствующее информационное письмо и направляет откорректированный документ и информационное письмо Получающей Стороне в порядке, установленном Оператором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>.</w:t>
      </w:r>
      <w:r w:rsidR="00E93915" w:rsidRPr="001F0DC2">
        <w:rPr>
          <w:rFonts w:ascii="Times New Roman" w:hAnsi="Times New Roman"/>
          <w:sz w:val="21"/>
          <w:szCs w:val="21"/>
        </w:rPr>
        <w:t xml:space="preserve"> Внесение изменений в электронные документы в одностороннем порядке не допускается.</w:t>
      </w:r>
    </w:p>
    <w:p w14:paraId="0E2B0E47" w14:textId="77777777" w:rsidR="00C06606" w:rsidRPr="001F0DC2" w:rsidRDefault="00C06606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24CF7C55" w14:textId="77777777" w:rsidR="00686717" w:rsidRPr="001F0DC2" w:rsidRDefault="00686717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Прочие условия</w:t>
      </w:r>
    </w:p>
    <w:p w14:paraId="46E187BE" w14:textId="77777777" w:rsidR="00686717" w:rsidRPr="001F0DC2" w:rsidRDefault="00031EF1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случае, если Направляющая сторона не получила от Получающей стороны и/или Оператора Получающей стороны, извещение о получении электронного документа и при условии отсутствия от Получающей Стороны уведомления </w:t>
      </w:r>
      <w:r w:rsidR="00686717" w:rsidRPr="001F0DC2">
        <w:rPr>
          <w:rFonts w:ascii="Times New Roman" w:hAnsi="Times New Roman"/>
          <w:sz w:val="21"/>
          <w:szCs w:val="21"/>
        </w:rPr>
        <w:t>согласно п. 2.</w:t>
      </w:r>
      <w:r w:rsidR="00617A8A">
        <w:rPr>
          <w:rFonts w:ascii="Times New Roman" w:hAnsi="Times New Roman"/>
          <w:sz w:val="21"/>
          <w:szCs w:val="21"/>
        </w:rPr>
        <w:t>8</w:t>
      </w:r>
      <w:r w:rsidR="00686717" w:rsidRPr="001F0DC2">
        <w:rPr>
          <w:rFonts w:ascii="Times New Roman" w:hAnsi="Times New Roman"/>
          <w:sz w:val="21"/>
          <w:szCs w:val="21"/>
        </w:rPr>
        <w:t xml:space="preserve">. Соглашения и невозможности для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получить от </w:t>
      </w:r>
      <w:r w:rsidR="00C06606" w:rsidRPr="001F0DC2">
        <w:rPr>
          <w:rFonts w:ascii="Times New Roman" w:hAnsi="Times New Roman"/>
          <w:sz w:val="21"/>
          <w:szCs w:val="21"/>
        </w:rPr>
        <w:t xml:space="preserve">второй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информацию о причинах отсутствия извещения,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первая Сторона </w:t>
      </w:r>
      <w:r w:rsidR="00686717" w:rsidRPr="001F0DC2">
        <w:rPr>
          <w:rFonts w:ascii="Times New Roman" w:hAnsi="Times New Roman"/>
          <w:sz w:val="21"/>
          <w:szCs w:val="21"/>
        </w:rPr>
        <w:t>оформляет соответствующий Документ на бумажном носителе с подписанием собственноручной подписью, Стороны считают его оригиналом</w:t>
      </w:r>
      <w:r w:rsidR="00C06606" w:rsidRPr="001F0DC2">
        <w:rPr>
          <w:rFonts w:ascii="Times New Roman" w:hAnsi="Times New Roman"/>
          <w:sz w:val="21"/>
          <w:szCs w:val="21"/>
        </w:rPr>
        <w:t>.</w:t>
      </w:r>
    </w:p>
    <w:p w14:paraId="55216D12" w14:textId="77777777" w:rsidR="00686717" w:rsidRPr="001F0DC2" w:rsidRDefault="0068671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 невозможности и далее производить обмен документами в электронном виде (неполучение извещений о получении Электронного документа, отсутствие любого вида связи с </w:t>
      </w:r>
      <w:r w:rsidR="00C06606" w:rsidRPr="001F0DC2">
        <w:rPr>
          <w:rFonts w:ascii="Times New Roman" w:hAnsi="Times New Roman"/>
          <w:sz w:val="21"/>
          <w:szCs w:val="21"/>
        </w:rPr>
        <w:t xml:space="preserve">одной из </w:t>
      </w:r>
      <w:r w:rsidRPr="001F0DC2">
        <w:rPr>
          <w:rFonts w:ascii="Times New Roman" w:hAnsi="Times New Roman"/>
          <w:sz w:val="21"/>
          <w:szCs w:val="21"/>
        </w:rPr>
        <w:t>Сторон и пр.)</w:t>
      </w:r>
      <w:r w:rsidR="00C06606" w:rsidRPr="001F0DC2">
        <w:rPr>
          <w:rFonts w:ascii="Times New Roman" w:hAnsi="Times New Roman"/>
          <w:sz w:val="21"/>
          <w:szCs w:val="21"/>
        </w:rPr>
        <w:t xml:space="preserve"> другая Сторона оформляет Электронные д</w:t>
      </w:r>
      <w:r w:rsidRPr="001F0DC2">
        <w:rPr>
          <w:rFonts w:ascii="Times New Roman" w:hAnsi="Times New Roman"/>
          <w:sz w:val="21"/>
          <w:szCs w:val="21"/>
        </w:rPr>
        <w:t>окументы на бумажных носителях в письменном виде и Стороны считают их оригиналами.</w:t>
      </w:r>
    </w:p>
    <w:p w14:paraId="7E623EB3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Квалифицированная ЭП, которой подписан Документ, удовлетворяющий условиям, перечисленным выше в п. </w:t>
      </w:r>
      <w:r w:rsidR="002638F7" w:rsidRPr="001F0DC2">
        <w:rPr>
          <w:rFonts w:ascii="Times New Roman" w:hAnsi="Times New Roman"/>
          <w:sz w:val="21"/>
          <w:szCs w:val="21"/>
        </w:rPr>
        <w:t>2</w:t>
      </w:r>
      <w:r w:rsidRPr="001F0DC2">
        <w:rPr>
          <w:rFonts w:ascii="Times New Roman" w:hAnsi="Times New Roman"/>
          <w:sz w:val="21"/>
          <w:szCs w:val="21"/>
        </w:rPr>
        <w:t>.1. настоящего Соглашения, признается действительной до тех пор, пока решением суда не установлено иное.</w:t>
      </w:r>
    </w:p>
    <w:p w14:paraId="1A0C6033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Все споры, возникающие в связи с исполнением настоящего Соглашения, рассматриваются тем же судом, которому подсудны споры, вытекающие из обязательств Сторон, определенных в п. 1.1. настоящего Соглашения.</w:t>
      </w:r>
    </w:p>
    <w:p w14:paraId="67D35213" w14:textId="77777777" w:rsidR="002638F7" w:rsidRPr="001F0DC2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Настоящее Соглашение вступает в силу с момента его подписания Сторонами</w:t>
      </w:r>
      <w:r w:rsidR="00BC7741">
        <w:rPr>
          <w:rFonts w:ascii="Times New Roman" w:hAnsi="Times New Roman"/>
          <w:sz w:val="21"/>
          <w:szCs w:val="21"/>
        </w:rPr>
        <w:t>. Если Соглашение фактически подписано позже даты, указанной в правом верхнем углу первой страницы, то положения Соглашения распространяются на фактические отношения Сторон, возникшие с даты, указанной в правом верхнем углу первой страницы Соглашения.</w:t>
      </w:r>
    </w:p>
    <w:p w14:paraId="3100A308" w14:textId="77777777" w:rsidR="00E33F86" w:rsidRPr="004E3331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4E3331">
        <w:rPr>
          <w:rFonts w:ascii="Times New Roman" w:hAnsi="Times New Roman"/>
          <w:sz w:val="21"/>
          <w:szCs w:val="21"/>
        </w:rPr>
        <w:t>Сторона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за 30 дней до расторжения Соглашения.</w:t>
      </w:r>
    </w:p>
    <w:p w14:paraId="007B349D" w14:textId="77777777" w:rsidR="004E3331" w:rsidRDefault="00180DF7" w:rsidP="004E3331">
      <w:pPr>
        <w:ind w:left="-567" w:right="-336" w:firstLine="709"/>
        <w:contextualSpacing/>
        <w:rPr>
          <w:rFonts w:ascii="Times New Roman" w:hAnsi="Times New Roman"/>
          <w:sz w:val="21"/>
          <w:szCs w:val="21"/>
          <w:lang w:val="en-US"/>
        </w:rPr>
      </w:pPr>
      <w:r w:rsidRPr="001F0DC2">
        <w:rPr>
          <w:rFonts w:ascii="Times New Roman" w:hAnsi="Times New Roman"/>
          <w:sz w:val="21"/>
          <w:szCs w:val="21"/>
        </w:rPr>
        <w:t>Подписи Сторон:</w:t>
      </w:r>
    </w:p>
    <w:tbl>
      <w:tblPr>
        <w:tblW w:w="9678" w:type="dxa"/>
        <w:tblInd w:w="-414" w:type="dxa"/>
        <w:tblLook w:val="04A0" w:firstRow="1" w:lastRow="0" w:firstColumn="1" w:lastColumn="0" w:noHBand="0" w:noVBand="1"/>
      </w:tblPr>
      <w:tblGrid>
        <w:gridCol w:w="1083"/>
        <w:gridCol w:w="785"/>
        <w:gridCol w:w="1083"/>
        <w:gridCol w:w="207"/>
        <w:gridCol w:w="1523"/>
        <w:gridCol w:w="326"/>
        <w:gridCol w:w="187"/>
        <w:gridCol w:w="502"/>
        <w:gridCol w:w="1566"/>
        <w:gridCol w:w="77"/>
        <w:gridCol w:w="1861"/>
        <w:gridCol w:w="450"/>
        <w:gridCol w:w="28"/>
      </w:tblGrid>
      <w:tr w:rsidR="004E3331" w:rsidRPr="00B636EB" w14:paraId="2367C248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119E222F" w14:textId="77777777" w:rsidR="004E3331" w:rsidRPr="00B636EB" w:rsidRDefault="004E3331">
            <w:pPr>
              <w:rPr>
                <w:sz w:val="20"/>
                <w:szCs w:val="20"/>
              </w:rPr>
            </w:pPr>
          </w:p>
        </w:tc>
        <w:tc>
          <w:tcPr>
            <w:tcW w:w="3828" w:type="dxa"/>
            <w:gridSpan w:val="6"/>
            <w:hideMark/>
          </w:tcPr>
          <w:p w14:paraId="7A9232EC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Сторона-1</w:t>
            </w:r>
          </w:p>
        </w:tc>
        <w:tc>
          <w:tcPr>
            <w:tcW w:w="3954" w:type="dxa"/>
            <w:gridSpan w:val="4"/>
            <w:hideMark/>
          </w:tcPr>
          <w:p w14:paraId="55B888DF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Сторона-2</w:t>
            </w:r>
          </w:p>
        </w:tc>
      </w:tr>
      <w:tr w:rsidR="004E3331" w:rsidRPr="00B636EB" w14:paraId="1E74BE3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5E9513E1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Полное наименование</w:t>
            </w:r>
          </w:p>
        </w:tc>
        <w:tc>
          <w:tcPr>
            <w:tcW w:w="3828" w:type="dxa"/>
            <w:gridSpan w:val="6"/>
            <w:hideMark/>
          </w:tcPr>
          <w:p w14:paraId="182882C5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12" w:name="CompanyName"/>
            <w:bookmarkEnd w:id="12"/>
            <w:r w:rsidRPr="00B636EB">
              <w:rPr>
                <w:rFonts w:cs="Arial"/>
                <w:sz w:val="20"/>
              </w:rPr>
              <w:t>Общество c ограниченной ответственностью "Качественная Печать Доступна"</w:t>
            </w:r>
          </w:p>
        </w:tc>
        <w:tc>
          <w:tcPr>
            <w:tcW w:w="3954" w:type="dxa"/>
            <w:gridSpan w:val="4"/>
            <w:hideMark/>
          </w:tcPr>
          <w:p w14:paraId="652D85D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3" w:name="CustName"/>
            <w:bookmarkEnd w:id="13"/>
            <w:r>
              <w:rPr>
                <w:sz w:val="20"/>
                <w:szCs w:val="20"/>
              </w:rPr>
              <w:t>ООО ПКО "РСВ"</w:t>
            </w:r>
          </w:p>
        </w:tc>
      </w:tr>
      <w:tr w:rsidR="004E3331" w:rsidRPr="00B636EB" w14:paraId="61AC0393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7FB1D210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828" w:type="dxa"/>
            <w:gridSpan w:val="6"/>
            <w:hideMark/>
          </w:tcPr>
          <w:p w14:paraId="63D4B5B5" w14:textId="77777777" w:rsidR="004E3331" w:rsidRPr="00B636EB" w:rsidRDefault="0090202F" w:rsidP="00B636EB">
            <w:pPr>
              <w:rPr>
                <w:sz w:val="20"/>
                <w:szCs w:val="20"/>
                <w:lang w:val="en-US"/>
              </w:rPr>
            </w:pPr>
            <w:bookmarkStart w:id="14" w:name="ShortName"/>
            <w:bookmarkEnd w:id="14"/>
            <w:r w:rsidRPr="00B636EB">
              <w:rPr>
                <w:sz w:val="20"/>
                <w:szCs w:val="20"/>
                <w:lang w:val="en-US"/>
              </w:rPr>
              <w:t>ООО "</w:t>
            </w:r>
            <w:r w:rsidR="00A01E22" w:rsidRPr="00B636EB">
              <w:rPr>
                <w:sz w:val="20"/>
                <w:szCs w:val="20"/>
              </w:rPr>
              <w:t>КПД</w:t>
            </w:r>
            <w:r w:rsidR="004E3331" w:rsidRPr="00B636EB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3954" w:type="dxa"/>
            <w:gridSpan w:val="4"/>
          </w:tcPr>
          <w:p w14:paraId="724BD15E" w14:textId="77777777" w:rsidR="004E3331" w:rsidRPr="00B636EB" w:rsidRDefault="004E3331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4E3331" w:rsidRPr="00B636EB" w14:paraId="35D767B0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1F120522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ИНН</w:t>
            </w:r>
            <w:r w:rsidRPr="00B636EB">
              <w:rPr>
                <w:b/>
                <w:sz w:val="20"/>
                <w:szCs w:val="20"/>
                <w:lang w:val="en-US"/>
              </w:rPr>
              <w:t>/</w:t>
            </w:r>
            <w:r w:rsidRPr="00B636EB">
              <w:rPr>
                <w:b/>
                <w:sz w:val="20"/>
                <w:szCs w:val="20"/>
              </w:rPr>
              <w:t>КПП</w:t>
            </w:r>
          </w:p>
        </w:tc>
        <w:tc>
          <w:tcPr>
            <w:tcW w:w="3828" w:type="dxa"/>
            <w:gridSpan w:val="6"/>
            <w:hideMark/>
          </w:tcPr>
          <w:p w14:paraId="115B9DF4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15" w:name="CompanyINN"/>
            <w:bookmarkEnd w:id="15"/>
            <w:r w:rsidRPr="00B636EB">
              <w:rPr>
                <w:rFonts w:cs="Arial"/>
                <w:sz w:val="20"/>
                <w:szCs w:val="20"/>
                <w:lang w:val="en-US"/>
              </w:rPr>
              <w:t>7719482878/771901001</w:t>
            </w:r>
          </w:p>
        </w:tc>
        <w:tc>
          <w:tcPr>
            <w:tcW w:w="3954" w:type="dxa"/>
            <w:gridSpan w:val="4"/>
            <w:hideMark/>
          </w:tcPr>
          <w:p w14:paraId="02C760C0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16" w:name="CustINN"/>
            <w:bookmarkEnd w:id="16"/>
            <w:r>
              <w:rPr>
                <w:sz w:val="20"/>
                <w:szCs w:val="20"/>
                <w:lang w:val="en-US"/>
              </w:rPr>
              <w:t>7707782563/785250001</w:t>
            </w:r>
          </w:p>
        </w:tc>
      </w:tr>
      <w:tr w:rsidR="004E3331" w:rsidRPr="00B636EB" w14:paraId="2BFDD7B3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23B19EC9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Местонахождение</w:t>
            </w:r>
          </w:p>
        </w:tc>
        <w:tc>
          <w:tcPr>
            <w:tcW w:w="3828" w:type="dxa"/>
            <w:gridSpan w:val="6"/>
            <w:hideMark/>
          </w:tcPr>
          <w:p w14:paraId="70255950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17" w:name="CompanyAddress"/>
            <w:bookmarkEnd w:id="17"/>
            <w:r w:rsidRPr="00B636EB">
              <w:rPr>
                <w:rFonts w:cs="Arial"/>
                <w:sz w:val="20"/>
                <w:szCs w:val="20"/>
              </w:rPr>
              <w:t>105425 г. Москва, ул. К.Федина, д.2, корп.2, этаж 1, комн.19</w:t>
            </w:r>
          </w:p>
        </w:tc>
        <w:tc>
          <w:tcPr>
            <w:tcW w:w="3954" w:type="dxa"/>
            <w:gridSpan w:val="4"/>
          </w:tcPr>
          <w:p w14:paraId="63E0392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8" w:name="CustAddress"/>
            <w:bookmarkEnd w:id="18"/>
            <w:r>
              <w:rPr>
                <w:sz w:val="20"/>
                <w:szCs w:val="20"/>
              </w:rPr>
              <w:t>127055, Москва, ул. Бутырский Вал, д. 68/70, стр. 1, этаж 2, помещение I, комната №4</w:t>
            </w:r>
          </w:p>
        </w:tc>
      </w:tr>
      <w:tr w:rsidR="004E3331" w:rsidRPr="00B636EB" w14:paraId="00D8804E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4448C6E4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</w:p>
        </w:tc>
        <w:tc>
          <w:tcPr>
            <w:tcW w:w="3828" w:type="dxa"/>
            <w:gridSpan w:val="6"/>
          </w:tcPr>
          <w:p w14:paraId="37030301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19" w:name="CompanyPostAddress"/>
            <w:bookmarkEnd w:id="19"/>
          </w:p>
        </w:tc>
        <w:tc>
          <w:tcPr>
            <w:tcW w:w="3954" w:type="dxa"/>
            <w:gridSpan w:val="4"/>
          </w:tcPr>
          <w:p w14:paraId="0996FF9B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0" w:name="CustPostAddress"/>
            <w:bookmarkEnd w:id="20"/>
            <w:r>
              <w:rPr>
                <w:sz w:val="20"/>
                <w:szCs w:val="20"/>
              </w:rPr>
              <w:t>414000,Россия,Астраханская обл,Астрахань г, Н. Островского  ул, д. 103</w:t>
            </w:r>
          </w:p>
        </w:tc>
      </w:tr>
      <w:tr w:rsidR="004E3331" w:rsidRPr="00B636EB" w14:paraId="188388C5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0CBEDD26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Расчетный счет №</w:t>
            </w:r>
          </w:p>
        </w:tc>
        <w:tc>
          <w:tcPr>
            <w:tcW w:w="3828" w:type="dxa"/>
            <w:gridSpan w:val="6"/>
            <w:hideMark/>
          </w:tcPr>
          <w:p w14:paraId="11369FC0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21" w:name="CompanyAccount"/>
            <w:bookmarkEnd w:id="21"/>
            <w:r w:rsidRPr="00B636EB">
              <w:rPr>
                <w:rFonts w:cs="Arial"/>
                <w:sz w:val="20"/>
                <w:szCs w:val="20"/>
                <w:lang w:val="en-US"/>
              </w:rPr>
              <w:t>40702810200010780108</w:t>
            </w:r>
          </w:p>
        </w:tc>
        <w:tc>
          <w:tcPr>
            <w:tcW w:w="3954" w:type="dxa"/>
            <w:gridSpan w:val="4"/>
          </w:tcPr>
          <w:p w14:paraId="779B366A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22" w:name="CustAccount"/>
            <w:bookmarkEnd w:id="22"/>
            <w:r>
              <w:rPr>
                <w:sz w:val="20"/>
                <w:szCs w:val="20"/>
                <w:lang w:val="en-US"/>
              </w:rPr>
              <w:t>40702810900000001513</w:t>
            </w:r>
          </w:p>
        </w:tc>
      </w:tr>
      <w:tr w:rsidR="004E3331" w:rsidRPr="00B636EB" w14:paraId="1BB685C2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09229A01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3828" w:type="dxa"/>
            <w:gridSpan w:val="6"/>
            <w:hideMark/>
          </w:tcPr>
          <w:p w14:paraId="0F7AC0D4" w14:textId="77777777" w:rsidR="004E3331" w:rsidRPr="00B636EB" w:rsidRDefault="004E3331" w:rsidP="00B636EB">
            <w:pPr>
              <w:rPr>
                <w:sz w:val="20"/>
                <w:szCs w:val="20"/>
                <w:lang w:val="en-US"/>
              </w:rPr>
            </w:pPr>
            <w:bookmarkStart w:id="23" w:name="CompanyBank"/>
            <w:bookmarkEnd w:id="23"/>
            <w:r w:rsidRPr="00B636EB">
              <w:rPr>
                <w:sz w:val="20"/>
                <w:szCs w:val="20"/>
                <w:lang w:val="en-US"/>
              </w:rPr>
              <w:t>Филиал "Корпоративный" ПАО "Совкомбанк"</w:t>
            </w:r>
          </w:p>
        </w:tc>
        <w:tc>
          <w:tcPr>
            <w:tcW w:w="3954" w:type="dxa"/>
            <w:gridSpan w:val="4"/>
          </w:tcPr>
          <w:p w14:paraId="73443BC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4" w:name="CustBank"/>
            <w:bookmarkEnd w:id="24"/>
            <w:r>
              <w:rPr>
                <w:sz w:val="20"/>
                <w:szCs w:val="20"/>
              </w:rPr>
              <w:t>АО "БАНК РУССКИЙ СТАНДАРТ"</w:t>
            </w:r>
          </w:p>
        </w:tc>
      </w:tr>
      <w:tr w:rsidR="004E3331" w:rsidRPr="00B636EB" w14:paraId="08D0EA05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44362125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Корр. счет №</w:t>
            </w:r>
          </w:p>
        </w:tc>
        <w:tc>
          <w:tcPr>
            <w:tcW w:w="3828" w:type="dxa"/>
            <w:gridSpan w:val="6"/>
            <w:hideMark/>
          </w:tcPr>
          <w:p w14:paraId="6BA24EB9" w14:textId="77777777" w:rsidR="004E3331" w:rsidRPr="00B636EB" w:rsidRDefault="001764D4" w:rsidP="00B636EB">
            <w:pPr>
              <w:rPr>
                <w:sz w:val="20"/>
                <w:szCs w:val="20"/>
              </w:rPr>
            </w:pPr>
            <w:bookmarkStart w:id="25" w:name="CompanyOffsetAccount"/>
            <w:bookmarkEnd w:id="25"/>
            <w:r w:rsidRPr="00B636EB">
              <w:rPr>
                <w:sz w:val="20"/>
                <w:szCs w:val="20"/>
              </w:rPr>
              <w:t>30101810445250000360</w:t>
            </w:r>
          </w:p>
        </w:tc>
        <w:tc>
          <w:tcPr>
            <w:tcW w:w="3954" w:type="dxa"/>
            <w:gridSpan w:val="4"/>
          </w:tcPr>
          <w:p w14:paraId="4CB2F795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6" w:name="CustOffsetAccount"/>
            <w:bookmarkEnd w:id="26"/>
            <w:r>
              <w:rPr>
                <w:sz w:val="20"/>
                <w:szCs w:val="20"/>
              </w:rPr>
              <w:t>30101810845250000151</w:t>
            </w:r>
          </w:p>
        </w:tc>
      </w:tr>
      <w:tr w:rsidR="004E3331" w:rsidRPr="00B636EB" w14:paraId="186A105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51AE81F4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БИК</w:t>
            </w:r>
          </w:p>
        </w:tc>
        <w:tc>
          <w:tcPr>
            <w:tcW w:w="3828" w:type="dxa"/>
            <w:gridSpan w:val="6"/>
            <w:hideMark/>
          </w:tcPr>
          <w:p w14:paraId="2EBC5A10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27" w:name="CompanyBIC"/>
            <w:bookmarkEnd w:id="27"/>
            <w:r w:rsidRPr="00B636EB">
              <w:rPr>
                <w:sz w:val="20"/>
                <w:szCs w:val="20"/>
              </w:rPr>
              <w:t>044525360</w:t>
            </w:r>
          </w:p>
        </w:tc>
        <w:tc>
          <w:tcPr>
            <w:tcW w:w="3954" w:type="dxa"/>
            <w:gridSpan w:val="4"/>
          </w:tcPr>
          <w:p w14:paraId="0AD7EB4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8" w:name="CustBIC"/>
            <w:bookmarkEnd w:id="28"/>
            <w:r>
              <w:rPr>
                <w:sz w:val="20"/>
                <w:szCs w:val="20"/>
              </w:rPr>
              <w:t>044525151</w:t>
            </w:r>
          </w:p>
        </w:tc>
      </w:tr>
      <w:tr w:rsidR="004E3331" w:rsidRPr="00B636EB" w14:paraId="194B1991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38016B4A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Телефон, факс, адрес эл. почты</w:t>
            </w:r>
          </w:p>
        </w:tc>
        <w:tc>
          <w:tcPr>
            <w:tcW w:w="3828" w:type="dxa"/>
            <w:gridSpan w:val="6"/>
            <w:hideMark/>
          </w:tcPr>
          <w:p w14:paraId="297DCAA1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29" w:name="CompanyTel"/>
            <w:bookmarkEnd w:id="29"/>
            <w:r w:rsidRPr="00B636EB">
              <w:rPr>
                <w:rFonts w:cs="Arial"/>
                <w:sz w:val="20"/>
                <w:szCs w:val="20"/>
              </w:rPr>
              <w:t>8 (981) 685-81-11, info@kpd-region.ru</w:t>
            </w:r>
          </w:p>
        </w:tc>
        <w:tc>
          <w:tcPr>
            <w:tcW w:w="3954" w:type="dxa"/>
            <w:gridSpan w:val="4"/>
          </w:tcPr>
          <w:p w14:paraId="59D346AC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30" w:name="CustTel"/>
            <w:bookmarkEnd w:id="30"/>
            <w:r>
              <w:rPr>
                <w:sz w:val="20"/>
                <w:szCs w:val="20"/>
              </w:rPr>
              <w:t>+7 905-361-72-83, denis.semenov@creditexpress.ru</w:t>
            </w:r>
          </w:p>
        </w:tc>
      </w:tr>
      <w:tr w:rsidR="004E3331" w:rsidRPr="00B636EB" w14:paraId="6CF52AAB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796"/>
        </w:trPr>
        <w:tc>
          <w:tcPr>
            <w:tcW w:w="3924" w:type="dxa"/>
            <w:gridSpan w:val="5"/>
            <w:vAlign w:val="bottom"/>
          </w:tcPr>
          <w:p w14:paraId="7120846C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Поставщика</w:t>
            </w:r>
          </w:p>
          <w:p w14:paraId="07851EA5" w14:textId="77777777" w:rsidR="004E3331" w:rsidRPr="00B636EB" w:rsidRDefault="00642EAA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Хазанкин Сергей Юрьевич</w:t>
            </w:r>
          </w:p>
          <w:p w14:paraId="18F559B7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" w:type="dxa"/>
            <w:vAlign w:val="bottom"/>
          </w:tcPr>
          <w:p w14:paraId="177F76AF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</w:tcPr>
          <w:p w14:paraId="0FF8C9B4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65EC5B9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Покупателя</w:t>
            </w:r>
          </w:p>
          <w:p w14:paraId="0CD4210D" w14:textId="77777777" w:rsidR="004E3331" w:rsidRPr="00B636EB" w:rsidRDefault="006C4793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Никифоров Глеб Николаевич</w:t>
            </w:r>
          </w:p>
          <w:p w14:paraId="4104B734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3331" w:rsidRPr="00B636EB" w14:paraId="199C926F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18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72C7BA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" w:type="dxa"/>
            <w:vAlign w:val="bottom"/>
            <w:hideMark/>
          </w:tcPr>
          <w:p w14:paraId="1264E9BD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67AFDB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26" w:type="dxa"/>
            <w:vAlign w:val="bottom"/>
            <w:hideMark/>
          </w:tcPr>
          <w:p w14:paraId="58D2473D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7" w:type="dxa"/>
            <w:vAlign w:val="bottom"/>
            <w:hideMark/>
          </w:tcPr>
          <w:p w14:paraId="1603D178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0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87A80F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" w:type="dxa"/>
            <w:vAlign w:val="bottom"/>
            <w:hideMark/>
          </w:tcPr>
          <w:p w14:paraId="0E471B86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F78F83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78" w:type="dxa"/>
            <w:gridSpan w:val="2"/>
            <w:vAlign w:val="bottom"/>
            <w:hideMark/>
          </w:tcPr>
          <w:p w14:paraId="2C497865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</w:tr>
      <w:tr w:rsidR="004E3331" w:rsidRPr="00B636EB" w14:paraId="6454BB65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3924" w:type="dxa"/>
            <w:gridSpan w:val="5"/>
            <w:vAlign w:val="bottom"/>
          </w:tcPr>
          <w:p w14:paraId="26AA7AB3" w14:textId="77777777" w:rsidR="004E3331" w:rsidRPr="00B636EB" w:rsidRDefault="00EE68FA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  <w:r w:rsidR="004E3331" w:rsidRPr="00B636EB">
              <w:rPr>
                <w:rFonts w:ascii="Times New Roman" w:hAnsi="Times New Roman" w:cs="Times New Roman"/>
                <w:sz w:val="20"/>
                <w:szCs w:val="20"/>
              </w:rPr>
              <w:t>.П.</w:t>
            </w:r>
          </w:p>
        </w:tc>
        <w:tc>
          <w:tcPr>
            <w:tcW w:w="187" w:type="dxa"/>
            <w:vAlign w:val="bottom"/>
          </w:tcPr>
          <w:p w14:paraId="7531FEB7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  <w:hideMark/>
          </w:tcPr>
          <w:p w14:paraId="1A059C95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М.П.</w:t>
            </w:r>
          </w:p>
        </w:tc>
      </w:tr>
    </w:tbl>
    <w:p w14:paraId="21A60588" w14:textId="77777777" w:rsidR="004E3331" w:rsidRPr="004E3331" w:rsidRDefault="004E3331" w:rsidP="00EE68FA">
      <w:pPr>
        <w:ind w:right="-336"/>
        <w:contextualSpacing/>
        <w:rPr>
          <w:rFonts w:ascii="Times New Roman" w:hAnsi="Times New Roman"/>
          <w:sz w:val="21"/>
          <w:szCs w:val="21"/>
          <w:lang w:val="en-US"/>
        </w:rPr>
      </w:pPr>
    </w:p>
    <w:sectPr w:rsidR="004E3331" w:rsidRPr="004E3331" w:rsidSect="0024711B">
      <w:headerReference w:type="default" r:id="rId7"/>
      <w:pgSz w:w="11900" w:h="16840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017A3" w14:textId="77777777" w:rsidR="000F2D55" w:rsidRPr="001F0DC2" w:rsidRDefault="000F2D55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endnote>
  <w:endnote w:type="continuationSeparator" w:id="0">
    <w:p w14:paraId="5C7A4852" w14:textId="77777777" w:rsidR="000F2D55" w:rsidRPr="001F0DC2" w:rsidRDefault="000F2D55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7D0AA" w14:textId="77777777" w:rsidR="000F2D55" w:rsidRPr="001F0DC2" w:rsidRDefault="000F2D55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footnote>
  <w:footnote w:type="continuationSeparator" w:id="0">
    <w:p w14:paraId="58040ABE" w14:textId="77777777" w:rsidR="000F2D55" w:rsidRPr="001F0DC2" w:rsidRDefault="000F2D55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CA2D3" w14:textId="77777777" w:rsidR="008714A4" w:rsidRPr="001F0DC2" w:rsidRDefault="008714A4">
    <w:pPr>
      <w:pStyle w:val="ac"/>
      <w:jc w:val="right"/>
      <w:rPr>
        <w:sz w:val="22"/>
        <w:szCs w:val="22"/>
      </w:rPr>
    </w:pPr>
    <w:r w:rsidRPr="001F0DC2">
      <w:rPr>
        <w:sz w:val="22"/>
        <w:szCs w:val="22"/>
      </w:rPr>
      <w:fldChar w:fldCharType="begin"/>
    </w:r>
    <w:r w:rsidRPr="001F0DC2">
      <w:rPr>
        <w:sz w:val="22"/>
        <w:szCs w:val="22"/>
      </w:rPr>
      <w:instrText>PAGE   \* MERGEFORMAT</w:instrText>
    </w:r>
    <w:r w:rsidRPr="001F0DC2">
      <w:rPr>
        <w:sz w:val="22"/>
        <w:szCs w:val="22"/>
      </w:rPr>
      <w:fldChar w:fldCharType="separate"/>
    </w:r>
    <w:r w:rsidR="006715B2">
      <w:rPr>
        <w:noProof/>
        <w:sz w:val="22"/>
        <w:szCs w:val="22"/>
      </w:rPr>
      <w:t>4</w:t>
    </w:r>
    <w:r w:rsidRPr="001F0DC2">
      <w:rPr>
        <w:sz w:val="22"/>
        <w:szCs w:val="22"/>
      </w:rPr>
      <w:fldChar w:fldCharType="end"/>
    </w:r>
  </w:p>
  <w:p w14:paraId="231F4EF9" w14:textId="77777777" w:rsidR="008714A4" w:rsidRPr="001F0DC2" w:rsidRDefault="008714A4">
    <w:pPr>
      <w:pStyle w:val="ac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F99"/>
    <w:multiLevelType w:val="hybridMultilevel"/>
    <w:tmpl w:val="B6B00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23FB"/>
    <w:multiLevelType w:val="hybridMultilevel"/>
    <w:tmpl w:val="A69064D6"/>
    <w:lvl w:ilvl="0" w:tplc="EF82F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F3C9E"/>
    <w:multiLevelType w:val="hybridMultilevel"/>
    <w:tmpl w:val="565EBF2E"/>
    <w:lvl w:ilvl="0" w:tplc="931AEF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21481"/>
    <w:multiLevelType w:val="hybridMultilevel"/>
    <w:tmpl w:val="89203C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07127"/>
    <w:multiLevelType w:val="hybridMultilevel"/>
    <w:tmpl w:val="8EBC3E0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F392EA7"/>
    <w:multiLevelType w:val="hybridMultilevel"/>
    <w:tmpl w:val="CF22C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06C01"/>
    <w:multiLevelType w:val="multilevel"/>
    <w:tmpl w:val="449C6FC8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7" w15:restartNumberingAfterBreak="0">
    <w:nsid w:val="6D3559A7"/>
    <w:multiLevelType w:val="hybridMultilevel"/>
    <w:tmpl w:val="C794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8440B1"/>
    <w:multiLevelType w:val="hybridMultilevel"/>
    <w:tmpl w:val="269A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E15C3"/>
    <w:multiLevelType w:val="hybridMultilevel"/>
    <w:tmpl w:val="F7785BE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560944737">
    <w:abstractNumId w:val="7"/>
  </w:num>
  <w:num w:numId="2" w16cid:durableId="2123108629">
    <w:abstractNumId w:val="0"/>
  </w:num>
  <w:num w:numId="3" w16cid:durableId="584652777">
    <w:abstractNumId w:val="8"/>
  </w:num>
  <w:num w:numId="4" w16cid:durableId="1048266908">
    <w:abstractNumId w:val="5"/>
  </w:num>
  <w:num w:numId="5" w16cid:durableId="558977895">
    <w:abstractNumId w:val="3"/>
  </w:num>
  <w:num w:numId="6" w16cid:durableId="1699620066">
    <w:abstractNumId w:val="1"/>
  </w:num>
  <w:num w:numId="7" w16cid:durableId="1038552786">
    <w:abstractNumId w:val="2"/>
  </w:num>
  <w:num w:numId="8" w16cid:durableId="1423181509">
    <w:abstractNumId w:val="6"/>
  </w:num>
  <w:num w:numId="9" w16cid:durableId="1515654086">
    <w:abstractNumId w:val="9"/>
  </w:num>
  <w:num w:numId="10" w16cid:durableId="6750251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4793"/>
    <w:rsid w:val="00031EF1"/>
    <w:rsid w:val="00037D9E"/>
    <w:rsid w:val="00057A97"/>
    <w:rsid w:val="000736EB"/>
    <w:rsid w:val="00087AC7"/>
    <w:rsid w:val="000E386F"/>
    <w:rsid w:val="000F2D55"/>
    <w:rsid w:val="00140C6B"/>
    <w:rsid w:val="001764D4"/>
    <w:rsid w:val="001770E2"/>
    <w:rsid w:val="00180DF7"/>
    <w:rsid w:val="001E3D6E"/>
    <w:rsid w:val="001F0DC2"/>
    <w:rsid w:val="001F30D9"/>
    <w:rsid w:val="002251A3"/>
    <w:rsid w:val="0024711B"/>
    <w:rsid w:val="00247342"/>
    <w:rsid w:val="002536C9"/>
    <w:rsid w:val="00256C48"/>
    <w:rsid w:val="002638F7"/>
    <w:rsid w:val="00270ECC"/>
    <w:rsid w:val="0027335C"/>
    <w:rsid w:val="00287CFB"/>
    <w:rsid w:val="002A16C9"/>
    <w:rsid w:val="002A6455"/>
    <w:rsid w:val="002C12FA"/>
    <w:rsid w:val="002D2C2F"/>
    <w:rsid w:val="003736F6"/>
    <w:rsid w:val="003A3811"/>
    <w:rsid w:val="003C0973"/>
    <w:rsid w:val="003E00E1"/>
    <w:rsid w:val="003E07B7"/>
    <w:rsid w:val="003E39E7"/>
    <w:rsid w:val="003E4FF9"/>
    <w:rsid w:val="0041572C"/>
    <w:rsid w:val="00444C1F"/>
    <w:rsid w:val="00492F5E"/>
    <w:rsid w:val="004B0D5A"/>
    <w:rsid w:val="004C538C"/>
    <w:rsid w:val="004E3331"/>
    <w:rsid w:val="004E68E9"/>
    <w:rsid w:val="00521FC4"/>
    <w:rsid w:val="00533394"/>
    <w:rsid w:val="0055553E"/>
    <w:rsid w:val="0056302E"/>
    <w:rsid w:val="005A3BC1"/>
    <w:rsid w:val="005C22E9"/>
    <w:rsid w:val="005C760F"/>
    <w:rsid w:val="005F6F0D"/>
    <w:rsid w:val="00610F19"/>
    <w:rsid w:val="00617A8A"/>
    <w:rsid w:val="0062546A"/>
    <w:rsid w:val="00631338"/>
    <w:rsid w:val="00642EAA"/>
    <w:rsid w:val="00643AA7"/>
    <w:rsid w:val="006715B2"/>
    <w:rsid w:val="00686717"/>
    <w:rsid w:val="0068799B"/>
    <w:rsid w:val="006C4793"/>
    <w:rsid w:val="006D000F"/>
    <w:rsid w:val="006D312A"/>
    <w:rsid w:val="006F2CB5"/>
    <w:rsid w:val="007064BB"/>
    <w:rsid w:val="00731D02"/>
    <w:rsid w:val="007358FA"/>
    <w:rsid w:val="00795B3E"/>
    <w:rsid w:val="007A7F58"/>
    <w:rsid w:val="007E26A8"/>
    <w:rsid w:val="007E4AE7"/>
    <w:rsid w:val="00822F5A"/>
    <w:rsid w:val="0085058E"/>
    <w:rsid w:val="008714A4"/>
    <w:rsid w:val="00884FE4"/>
    <w:rsid w:val="00887456"/>
    <w:rsid w:val="0089301D"/>
    <w:rsid w:val="008A31D7"/>
    <w:rsid w:val="008B6A49"/>
    <w:rsid w:val="008C65CF"/>
    <w:rsid w:val="0090202F"/>
    <w:rsid w:val="00915F42"/>
    <w:rsid w:val="009207E2"/>
    <w:rsid w:val="00941366"/>
    <w:rsid w:val="00946D82"/>
    <w:rsid w:val="00970B64"/>
    <w:rsid w:val="00974287"/>
    <w:rsid w:val="00975C30"/>
    <w:rsid w:val="009F0296"/>
    <w:rsid w:val="00A01E22"/>
    <w:rsid w:val="00A04D41"/>
    <w:rsid w:val="00A10F0F"/>
    <w:rsid w:val="00A9415E"/>
    <w:rsid w:val="00AB4A6B"/>
    <w:rsid w:val="00AC4C75"/>
    <w:rsid w:val="00AE7616"/>
    <w:rsid w:val="00AF313B"/>
    <w:rsid w:val="00B12F85"/>
    <w:rsid w:val="00B17937"/>
    <w:rsid w:val="00B636EB"/>
    <w:rsid w:val="00BA42A8"/>
    <w:rsid w:val="00BA54BC"/>
    <w:rsid w:val="00BC6A2B"/>
    <w:rsid w:val="00BC7741"/>
    <w:rsid w:val="00BD6AB5"/>
    <w:rsid w:val="00BF3315"/>
    <w:rsid w:val="00C06606"/>
    <w:rsid w:val="00C1745B"/>
    <w:rsid w:val="00C4664E"/>
    <w:rsid w:val="00C56348"/>
    <w:rsid w:val="00C56ACD"/>
    <w:rsid w:val="00C7788B"/>
    <w:rsid w:val="00C90862"/>
    <w:rsid w:val="00CA516B"/>
    <w:rsid w:val="00CA6361"/>
    <w:rsid w:val="00CA7C46"/>
    <w:rsid w:val="00D17C46"/>
    <w:rsid w:val="00D42A31"/>
    <w:rsid w:val="00D62F53"/>
    <w:rsid w:val="00D740AD"/>
    <w:rsid w:val="00D75AAE"/>
    <w:rsid w:val="00DB5FF5"/>
    <w:rsid w:val="00DD4043"/>
    <w:rsid w:val="00DE53E1"/>
    <w:rsid w:val="00DF29B9"/>
    <w:rsid w:val="00E10E68"/>
    <w:rsid w:val="00E15C40"/>
    <w:rsid w:val="00E33F86"/>
    <w:rsid w:val="00E37221"/>
    <w:rsid w:val="00E535EB"/>
    <w:rsid w:val="00E93915"/>
    <w:rsid w:val="00EA5D2E"/>
    <w:rsid w:val="00ED18FF"/>
    <w:rsid w:val="00EE68FA"/>
    <w:rsid w:val="00F078B9"/>
    <w:rsid w:val="00F142CA"/>
    <w:rsid w:val="00F52BBB"/>
    <w:rsid w:val="00F656C5"/>
    <w:rsid w:val="00FB54C9"/>
    <w:rsid w:val="00FC0F5D"/>
    <w:rsid w:val="00FC477C"/>
    <w:rsid w:val="00F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FE63B"/>
  <w14:defaultImageDpi w14:val="300"/>
  <w15:docId w15:val="{DBAAFC59-54CA-4FB3-9B42-29B0EE38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FF9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C1F"/>
    <w:pPr>
      <w:ind w:left="720"/>
      <w:contextualSpacing/>
    </w:pPr>
  </w:style>
  <w:style w:type="character" w:styleId="a4">
    <w:name w:val="annotation reference"/>
    <w:uiPriority w:val="99"/>
    <w:semiHidden/>
    <w:unhideWhenUsed/>
    <w:rsid w:val="007064BB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064BB"/>
    <w:rPr>
      <w:sz w:val="20"/>
      <w:szCs w:val="20"/>
    </w:rPr>
  </w:style>
  <w:style w:type="character" w:customStyle="1" w:styleId="a6">
    <w:name w:val="Текст примечания Знак"/>
    <w:link w:val="a5"/>
    <w:uiPriority w:val="99"/>
    <w:semiHidden/>
    <w:rsid w:val="007064BB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064BB"/>
    <w:rPr>
      <w:b/>
      <w:bCs/>
    </w:rPr>
  </w:style>
  <w:style w:type="character" w:customStyle="1" w:styleId="a8">
    <w:name w:val="Тема примечания Знак"/>
    <w:link w:val="a7"/>
    <w:uiPriority w:val="99"/>
    <w:semiHidden/>
    <w:rsid w:val="007064BB"/>
    <w:rPr>
      <w:b/>
      <w:bCs/>
      <w:sz w:val="20"/>
      <w:szCs w:val="20"/>
    </w:rPr>
  </w:style>
  <w:style w:type="paragraph" w:styleId="a9">
    <w:name w:val="Balloon Text"/>
    <w:basedOn w:val="a"/>
    <w:link w:val="aa"/>
    <w:unhideWhenUsed/>
    <w:rsid w:val="007064B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7064BB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56302E"/>
    <w:pPr>
      <w:autoSpaceDE w:val="0"/>
      <w:autoSpaceDN w:val="0"/>
      <w:adjustRightInd w:val="0"/>
    </w:pPr>
    <w:rPr>
      <w:rFonts w:cs="Calibri"/>
      <w:lang w:eastAsia="en-US"/>
    </w:rPr>
  </w:style>
  <w:style w:type="paragraph" w:styleId="ab">
    <w:name w:val="No Spacing"/>
    <w:uiPriority w:val="1"/>
    <w:qFormat/>
    <w:rsid w:val="00731D02"/>
    <w:rPr>
      <w:rFonts w:ascii="Cambria" w:eastAsia="Cambria" w:hAnsi="Cambria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714A4"/>
  </w:style>
  <w:style w:type="paragraph" w:styleId="ae">
    <w:name w:val="footer"/>
    <w:basedOn w:val="a"/>
    <w:link w:val="af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714A4"/>
  </w:style>
  <w:style w:type="paragraph" w:customStyle="1" w:styleId="Default">
    <w:name w:val="Default"/>
    <w:rsid w:val="00037D9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af0">
    <w:name w:val="Table Grid"/>
    <w:basedOn w:val="a1"/>
    <w:uiPriority w:val="39"/>
    <w:rsid w:val="00E93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AF313B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1381</Words>
  <Characters>10475</Characters>
  <Application>Microsoft Office Word</Application>
  <DocSecurity>0</DocSecurity>
  <Lines>218</Lines>
  <Paragraphs>94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8" baseType="lpstr">
      <vt:lpstr/>
      <vt:lpstr/>
      <vt:lpstr>Дополнительное соглашение</vt:lpstr>
      <vt:lpstr>ООО *** («Поставщик») и ООО *** «(Покупатель»), совместно именуемый «Стороны»,</vt:lpstr>
      <vt:lpstr/>
      <vt:lpstr>УЧИТЫВАЯ ЧТО:</vt:lpstr>
      <vt:lpstr>Поставщик должен поставлять Покупателю только тот товар, который законным образо</vt:lpstr>
      <vt:lpstr>Покупатель стремится к обеспечению своей экономической безопасности и хочет полу</vt:lpstr>
      <vt:lpstr>Стороны договорились о нижеследующем:</vt:lpstr>
      <vt:lpstr/>
      <vt:lpstr>1. В целях подтверждения достоверного декларирования Товара, реализуемого по Дог</vt:lpstr>
      <vt:lpstr/>
      <vt:lpstr>3. В случае неподтверждения Поставщиком достоверного декларирования Товара, Поку</vt:lpstr>
      <vt:lpstr/>
      <vt:lpstr>4. Покупатель может отказаться от приемки непоставленного Товара, если у него им</vt:lpstr>
      <vt:lpstr/>
      <vt:lpstr>5. Во всем остальном, что не предусмотрено настоящим Дополнением Стороны руковод</vt:lpstr>
      <vt:lpstr/>
    </vt:vector>
  </TitlesOfParts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Старкова</dc:creator>
  <cp:lastModifiedBy>Denis Semenov</cp:lastModifiedBy>
  <cp:revision>3</cp:revision>
  <dcterms:created xsi:type="dcterms:W3CDTF">2026-04-03T05:07:00Z</dcterms:created>
  <dcterms:modified xsi:type="dcterms:W3CDTF">2026-04-20T10:28:00Z</dcterms:modified>
</cp:coreProperties>
</file>