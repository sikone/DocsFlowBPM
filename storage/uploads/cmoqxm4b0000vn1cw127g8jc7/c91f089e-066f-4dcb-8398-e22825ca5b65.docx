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E73C" w14:textId="77777777" w:rsidR="0056420D" w:rsidRDefault="00000000">
      <w:pPr>
        <w:pStyle w:val="ConsPlusNormal"/>
        <w:jc w:val="center"/>
        <w:rPr>
          <w:rFonts w:ascii="Times New Roman" w:hAnsi="Times New Roman" w:cs="Times New Roman"/>
          <w:b/>
          <w:sz w:val="24"/>
          <w:szCs w:val="24"/>
        </w:rPr>
      </w:pPr>
      <w:r>
        <w:rPr>
          <w:rFonts w:ascii="Times New Roman" w:hAnsi="Times New Roman" w:cs="Times New Roman"/>
          <w:b/>
          <w:sz w:val="24"/>
          <w:szCs w:val="24"/>
        </w:rPr>
        <w:t>ДОГОВОР № 104/ДРГ-2025</w:t>
      </w:r>
    </w:p>
    <w:tbl>
      <w:tblPr>
        <w:tblW w:w="10031" w:type="dxa"/>
        <w:jc w:val="right"/>
        <w:tblLayout w:type="fixed"/>
        <w:tblLook w:val="04A0" w:firstRow="1" w:lastRow="0" w:firstColumn="1" w:lastColumn="0" w:noHBand="0" w:noVBand="1"/>
      </w:tblPr>
      <w:tblGrid>
        <w:gridCol w:w="4870"/>
        <w:gridCol w:w="5161"/>
      </w:tblGrid>
      <w:tr w:rsidR="0056420D" w14:paraId="27591D5A" w14:textId="77777777">
        <w:trPr>
          <w:jc w:val="right"/>
        </w:trPr>
        <w:tc>
          <w:tcPr>
            <w:tcW w:w="4870" w:type="dxa"/>
          </w:tcPr>
          <w:p w14:paraId="5067D78A" w14:textId="77777777" w:rsidR="0056420D" w:rsidRDefault="00000000">
            <w:pPr>
              <w:pStyle w:val="afc"/>
              <w:spacing w:after="0"/>
              <w:ind w:left="604"/>
              <w:jc w:val="left"/>
              <w:rPr>
                <w:sz w:val="24"/>
                <w:lang w:val="ru-RU" w:eastAsia="ru-RU"/>
              </w:rPr>
            </w:pPr>
            <w:bookmarkStart w:id="0" w:name="_Hlk116917725"/>
            <w:r>
              <w:rPr>
                <w:sz w:val="24"/>
                <w:lang w:val="ru-RU" w:eastAsia="ru-RU"/>
              </w:rPr>
              <w:t>г. Москва</w:t>
            </w:r>
          </w:p>
        </w:tc>
        <w:tc>
          <w:tcPr>
            <w:tcW w:w="5160" w:type="dxa"/>
          </w:tcPr>
          <w:p w14:paraId="3AC4B4CE" w14:textId="0C29498F" w:rsidR="0056420D" w:rsidRDefault="00000000">
            <w:pPr>
              <w:pStyle w:val="afc"/>
              <w:spacing w:after="0"/>
              <w:ind w:firstLine="425"/>
              <w:jc w:val="right"/>
              <w:rPr>
                <w:sz w:val="24"/>
                <w:lang w:val="ru-RU" w:eastAsia="ru-RU"/>
              </w:rPr>
            </w:pPr>
            <w:r>
              <w:rPr>
                <w:sz w:val="24"/>
                <w:lang w:val="ru-RU" w:eastAsia="ru-RU"/>
              </w:rPr>
              <w:t xml:space="preserve">      «</w:t>
            </w:r>
            <w:r w:rsidR="009649F1">
              <w:rPr>
                <w:sz w:val="24"/>
                <w:lang w:val="ru-RU" w:eastAsia="ru-RU"/>
              </w:rPr>
              <w:t>1</w:t>
            </w:r>
            <w:r w:rsidR="00531D81">
              <w:rPr>
                <w:sz w:val="24"/>
                <w:lang w:val="ru-RU" w:eastAsia="ru-RU"/>
              </w:rPr>
              <w:t>3</w:t>
            </w:r>
            <w:r>
              <w:rPr>
                <w:sz w:val="24"/>
                <w:lang w:val="ru-RU" w:eastAsia="ru-RU"/>
              </w:rPr>
              <w:t xml:space="preserve">» </w:t>
            </w:r>
            <w:r w:rsidR="009649F1">
              <w:rPr>
                <w:sz w:val="24"/>
                <w:lang w:val="ru-RU" w:eastAsia="ru-RU"/>
              </w:rPr>
              <w:t>февраля</w:t>
            </w:r>
            <w:r>
              <w:rPr>
                <w:sz w:val="24"/>
                <w:lang w:val="ru-RU" w:eastAsia="ru-RU"/>
              </w:rPr>
              <w:t xml:space="preserve"> 202</w:t>
            </w:r>
            <w:r w:rsidR="009649F1">
              <w:rPr>
                <w:sz w:val="24"/>
                <w:lang w:val="ru-RU" w:eastAsia="ru-RU"/>
              </w:rPr>
              <w:t>6</w:t>
            </w:r>
            <w:r>
              <w:rPr>
                <w:sz w:val="24"/>
                <w:lang w:val="ru-RU" w:eastAsia="ru-RU"/>
              </w:rPr>
              <w:t xml:space="preserve"> г.</w:t>
            </w:r>
            <w:bookmarkEnd w:id="0"/>
          </w:p>
        </w:tc>
      </w:tr>
    </w:tbl>
    <w:p w14:paraId="20C7C95C" w14:textId="77777777" w:rsidR="0056420D" w:rsidRDefault="0056420D">
      <w:pPr>
        <w:pStyle w:val="ConsPlusNonformat"/>
        <w:ind w:firstLine="539"/>
        <w:jc w:val="both"/>
        <w:rPr>
          <w:rFonts w:ascii="Times New Roman" w:hAnsi="Times New Roman" w:cs="Times New Roman"/>
          <w:sz w:val="24"/>
          <w:szCs w:val="24"/>
        </w:rPr>
      </w:pPr>
    </w:p>
    <w:p w14:paraId="2B8482B9" w14:textId="77777777" w:rsidR="0056420D" w:rsidRDefault="00000000">
      <w:pPr>
        <w:widowControl w:val="0"/>
        <w:spacing w:after="120" w:line="240" w:lineRule="auto"/>
        <w:ind w:firstLine="709"/>
        <w:jc w:val="both"/>
        <w:rPr>
          <w:rFonts w:ascii="Times New Roman" w:hAnsi="Times New Roman"/>
          <w:sz w:val="24"/>
          <w:szCs w:val="24"/>
        </w:rPr>
      </w:pPr>
      <w:r>
        <w:rPr>
          <w:rFonts w:ascii="Times New Roman" w:hAnsi="Times New Roman"/>
          <w:b/>
          <w:sz w:val="24"/>
          <w:szCs w:val="24"/>
        </w:rPr>
        <w:t xml:space="preserve">Производственный кооператив «Рапид </w:t>
      </w:r>
      <w:proofErr w:type="spellStart"/>
      <w:r>
        <w:rPr>
          <w:rFonts w:ascii="Times New Roman" w:hAnsi="Times New Roman"/>
          <w:b/>
          <w:sz w:val="24"/>
          <w:szCs w:val="24"/>
        </w:rPr>
        <w:t>Эссессмент</w:t>
      </w:r>
      <w:proofErr w:type="spellEnd"/>
      <w:r>
        <w:rPr>
          <w:rFonts w:ascii="Times New Roman" w:hAnsi="Times New Roman"/>
          <w:b/>
          <w:sz w:val="24"/>
          <w:szCs w:val="24"/>
        </w:rPr>
        <w:t xml:space="preserve"> Деливери </w:t>
      </w:r>
      <w:proofErr w:type="spellStart"/>
      <w:r>
        <w:rPr>
          <w:rFonts w:ascii="Times New Roman" w:hAnsi="Times New Roman"/>
          <w:b/>
          <w:sz w:val="24"/>
          <w:szCs w:val="24"/>
        </w:rPr>
        <w:t>Кооперейтив</w:t>
      </w:r>
      <w:proofErr w:type="spellEnd"/>
      <w:r>
        <w:rPr>
          <w:rFonts w:ascii="Times New Roman" w:hAnsi="Times New Roman"/>
          <w:b/>
          <w:sz w:val="24"/>
          <w:szCs w:val="24"/>
        </w:rPr>
        <w:t>» (ПК «РАД КОП»)</w:t>
      </w:r>
      <w:r>
        <w:rPr>
          <w:rFonts w:ascii="Times New Roman" w:hAnsi="Times New Roman"/>
          <w:bCs/>
          <w:sz w:val="24"/>
          <w:szCs w:val="24"/>
        </w:rPr>
        <w:t xml:space="preserve">, </w:t>
      </w:r>
      <w:r>
        <w:rPr>
          <w:rFonts w:ascii="Times New Roman" w:hAnsi="Times New Roman"/>
          <w:sz w:val="24"/>
          <w:szCs w:val="24"/>
        </w:rPr>
        <w:t xml:space="preserve">в лице Председателя Гусейнова Рустама </w:t>
      </w:r>
      <w:proofErr w:type="spellStart"/>
      <w:r>
        <w:rPr>
          <w:rFonts w:ascii="Times New Roman" w:hAnsi="Times New Roman"/>
          <w:sz w:val="24"/>
          <w:szCs w:val="24"/>
        </w:rPr>
        <w:t>Мехтиевича</w:t>
      </w:r>
      <w:proofErr w:type="spellEnd"/>
      <w:r>
        <w:rPr>
          <w:rFonts w:ascii="Times New Roman" w:hAnsi="Times New Roman"/>
          <w:sz w:val="24"/>
          <w:szCs w:val="24"/>
        </w:rPr>
        <w:t>, действующего на основании Устава, именуемый в дальнейшем «</w:t>
      </w:r>
      <w:r>
        <w:rPr>
          <w:rFonts w:ascii="Times New Roman" w:hAnsi="Times New Roman"/>
          <w:b/>
          <w:sz w:val="24"/>
          <w:szCs w:val="24"/>
        </w:rPr>
        <w:t>Исполнитель</w:t>
      </w:r>
      <w:r>
        <w:rPr>
          <w:rFonts w:ascii="Times New Roman" w:hAnsi="Times New Roman"/>
          <w:sz w:val="24"/>
          <w:szCs w:val="24"/>
        </w:rPr>
        <w:t>», с одной стороны, и</w:t>
      </w:r>
    </w:p>
    <w:p w14:paraId="1597C4CF" w14:textId="78622F53" w:rsidR="0056420D" w:rsidRDefault="00000000">
      <w:pPr>
        <w:widowControl w:val="0"/>
        <w:spacing w:after="120" w:line="240" w:lineRule="auto"/>
        <w:ind w:firstLine="709"/>
        <w:jc w:val="both"/>
        <w:rPr>
          <w:rFonts w:ascii="Times New Roman" w:hAnsi="Times New Roman"/>
          <w:sz w:val="24"/>
          <w:szCs w:val="24"/>
        </w:rPr>
      </w:pPr>
      <w:r>
        <w:rPr>
          <w:rFonts w:ascii="Times New Roman" w:hAnsi="Times New Roman"/>
          <w:b/>
          <w:sz w:val="24"/>
          <w:szCs w:val="24"/>
        </w:rPr>
        <w:t>Общество с ограниченной ответственностью Профессиональная коллекторская организация «Региональная Служба Взыскания» (ООО ПКО «</w:t>
      </w:r>
      <w:ins w:id="1" w:author="Denis Semenov" w:date="2026-05-04T12:35:00Z" w16du:dateUtc="2026-05-04T08:35:00Z">
        <w:r w:rsidR="002643BE">
          <w:rPr>
            <w:rFonts w:ascii="Times New Roman" w:hAnsi="Times New Roman"/>
            <w:b/>
            <w:sz w:val="24"/>
            <w:szCs w:val="24"/>
          </w:rPr>
          <w:t>КЭФ</w:t>
        </w:r>
      </w:ins>
      <w:del w:id="2" w:author="Denis Semenov" w:date="2026-05-04T12:35:00Z" w16du:dateUtc="2026-05-04T08:35:00Z">
        <w:r w:rsidDel="002643BE">
          <w:rPr>
            <w:rFonts w:ascii="Times New Roman" w:hAnsi="Times New Roman"/>
            <w:b/>
            <w:sz w:val="24"/>
            <w:szCs w:val="24"/>
          </w:rPr>
          <w:delText>РСВ</w:delText>
        </w:r>
      </w:del>
      <w:r>
        <w:rPr>
          <w:rFonts w:ascii="Times New Roman" w:hAnsi="Times New Roman"/>
          <w:b/>
          <w:sz w:val="24"/>
          <w:szCs w:val="24"/>
        </w:rPr>
        <w:t>»)</w:t>
      </w:r>
      <w:r>
        <w:rPr>
          <w:rFonts w:ascii="Times New Roman" w:hAnsi="Times New Roman"/>
          <w:sz w:val="24"/>
          <w:szCs w:val="24"/>
        </w:rPr>
        <w:t xml:space="preserve">, в лице Генерального директора </w:t>
      </w:r>
      <w:del w:id="3" w:author="Denis Semenov" w:date="2026-05-04T12:35:00Z" w16du:dateUtc="2026-05-04T08:35:00Z">
        <w:r w:rsidDel="002643BE">
          <w:rPr>
            <w:rFonts w:ascii="Times New Roman" w:hAnsi="Times New Roman"/>
            <w:sz w:val="24"/>
            <w:szCs w:val="24"/>
          </w:rPr>
          <w:delText>Никифорова Глеба Владимировича</w:delText>
        </w:r>
      </w:del>
      <w:ins w:id="4" w:author="Denis Semenov" w:date="2026-05-04T12:35:00Z" w16du:dateUtc="2026-05-04T08:35:00Z">
        <w:r w:rsidR="002643BE">
          <w:rPr>
            <w:rFonts w:ascii="Times New Roman" w:hAnsi="Times New Roman"/>
            <w:sz w:val="24"/>
            <w:szCs w:val="24"/>
          </w:rPr>
          <w:t>Виктор</w:t>
        </w:r>
      </w:ins>
      <w:r>
        <w:rPr>
          <w:rFonts w:ascii="Times New Roman" w:hAnsi="Times New Roman"/>
          <w:sz w:val="24"/>
          <w:szCs w:val="24"/>
        </w:rPr>
        <w:t xml:space="preserve">, действующего на основании Устава, именуемое в дальнейшем </w:t>
      </w:r>
      <w:r>
        <w:rPr>
          <w:rFonts w:ascii="Times New Roman" w:hAnsi="Times New Roman"/>
          <w:b/>
          <w:bCs/>
          <w:sz w:val="24"/>
          <w:szCs w:val="24"/>
        </w:rPr>
        <w:t>«Заказчик»</w:t>
      </w:r>
      <w:r>
        <w:rPr>
          <w:rFonts w:ascii="Times New Roman" w:hAnsi="Times New Roman"/>
          <w:sz w:val="24"/>
          <w:szCs w:val="24"/>
        </w:rPr>
        <w:t>, с другой стороны,</w:t>
      </w:r>
    </w:p>
    <w:p w14:paraId="7A65E541" w14:textId="77777777" w:rsidR="0056420D" w:rsidRDefault="00000000">
      <w:pPr>
        <w:widowControl w:val="0"/>
        <w:spacing w:after="120" w:line="240" w:lineRule="auto"/>
        <w:ind w:firstLine="709"/>
        <w:jc w:val="both"/>
        <w:rPr>
          <w:rFonts w:ascii="Times New Roman" w:hAnsi="Times New Roman"/>
          <w:sz w:val="24"/>
          <w:szCs w:val="24"/>
        </w:rPr>
      </w:pPr>
      <w:r>
        <w:rPr>
          <w:rFonts w:ascii="Times New Roman" w:hAnsi="Times New Roman"/>
          <w:sz w:val="24"/>
          <w:szCs w:val="24"/>
        </w:rPr>
        <w:t>совместно именуемые «</w:t>
      </w:r>
      <w:r>
        <w:rPr>
          <w:rFonts w:ascii="Times New Roman" w:hAnsi="Times New Roman"/>
          <w:b/>
          <w:bCs/>
          <w:sz w:val="24"/>
          <w:szCs w:val="24"/>
        </w:rPr>
        <w:t>Стороны</w:t>
      </w:r>
      <w:r>
        <w:rPr>
          <w:rFonts w:ascii="Times New Roman" w:hAnsi="Times New Roman"/>
          <w:sz w:val="24"/>
          <w:szCs w:val="24"/>
        </w:rPr>
        <w:t>», а по отдельности – «</w:t>
      </w:r>
      <w:r>
        <w:rPr>
          <w:rFonts w:ascii="Times New Roman" w:hAnsi="Times New Roman"/>
          <w:b/>
          <w:bCs/>
          <w:sz w:val="24"/>
          <w:szCs w:val="24"/>
        </w:rPr>
        <w:t>Сторона</w:t>
      </w:r>
      <w:r>
        <w:rPr>
          <w:rFonts w:ascii="Times New Roman" w:hAnsi="Times New Roman"/>
          <w:sz w:val="24"/>
          <w:szCs w:val="24"/>
        </w:rPr>
        <w:t xml:space="preserve">», заключили настоящий договор (далее – </w:t>
      </w:r>
      <w:r>
        <w:rPr>
          <w:rFonts w:ascii="Times New Roman" w:hAnsi="Times New Roman"/>
          <w:b/>
          <w:bCs/>
          <w:sz w:val="24"/>
          <w:szCs w:val="24"/>
        </w:rPr>
        <w:t>«Договор»</w:t>
      </w:r>
      <w:r>
        <w:rPr>
          <w:rFonts w:ascii="Times New Roman" w:hAnsi="Times New Roman"/>
          <w:sz w:val="24"/>
          <w:szCs w:val="24"/>
        </w:rPr>
        <w:t>) о нижеследующем:</w:t>
      </w:r>
    </w:p>
    <w:p w14:paraId="3218E753"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Предмет Договора</w:t>
      </w:r>
    </w:p>
    <w:p w14:paraId="006F269C"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bookmarkStart w:id="5" w:name="_Hlk115699748"/>
      <w:r>
        <w:rPr>
          <w:rFonts w:ascii="Times New Roman" w:hAnsi="Times New Roman" w:cs="Times New Roman"/>
          <w:sz w:val="24"/>
          <w:szCs w:val="24"/>
        </w:rPr>
        <w:t xml:space="preserve">Исполнитель </w:t>
      </w:r>
      <w:bookmarkEnd w:id="5"/>
      <w:r>
        <w:rPr>
          <w:rFonts w:ascii="Times New Roman" w:hAnsi="Times New Roman" w:cs="Times New Roman"/>
          <w:sz w:val="24"/>
          <w:szCs w:val="24"/>
        </w:rPr>
        <w:t xml:space="preserve">обязуется по запросам Заказчика </w:t>
      </w:r>
      <w:bookmarkStart w:id="6" w:name="_Hlk129858933"/>
      <w:bookmarkStart w:id="7" w:name="_Hlk129859070"/>
      <w:r>
        <w:rPr>
          <w:rFonts w:ascii="Times New Roman" w:hAnsi="Times New Roman" w:cs="Times New Roman"/>
          <w:sz w:val="24"/>
          <w:szCs w:val="24"/>
        </w:rPr>
        <w:t>выполнять работы и (или) оказывать услуги</w:t>
      </w:r>
      <w:bookmarkEnd w:id="6"/>
      <w:r>
        <w:rPr>
          <w:rFonts w:ascii="Times New Roman" w:hAnsi="Times New Roman" w:cs="Times New Roman"/>
          <w:sz w:val="24"/>
          <w:szCs w:val="24"/>
        </w:rPr>
        <w:t xml:space="preserve"> в сфере информационной безопасности (далее именуемые «Услуги»), </w:t>
      </w:r>
      <w:bookmarkEnd w:id="7"/>
      <w:r>
        <w:rPr>
          <w:rFonts w:ascii="Times New Roman" w:hAnsi="Times New Roman" w:cs="Times New Roman"/>
          <w:sz w:val="24"/>
          <w:szCs w:val="24"/>
        </w:rPr>
        <w:t>а Заказчик обязуется принимать и оплачивать оказанные Услуги.</w:t>
      </w:r>
    </w:p>
    <w:p w14:paraId="4328DEC7"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Настоящий Договор является рамочным и устанавливает основные условия оказания Услуг. Состав Услуг, их стоимость, порядок оплаты, сроки и иные условия оказания Услуг согласовываются Сторонами в соответствующих дополнительных соглашениях (далее – «Спецификациях»), оформляемых по форме Приложения № 1 к настоящему Договору. При необходимости указанная форма Спецификации может быть изменена и (или) дополнена Сторонами при согласовании Спецификации на определенные Услуги.</w:t>
      </w:r>
    </w:p>
    <w:p w14:paraId="11F7434D"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Стоимость и порядок оплаты Услуг</w:t>
      </w:r>
    </w:p>
    <w:p w14:paraId="55DD9918" w14:textId="77777777" w:rsidR="0056420D" w:rsidRDefault="00000000">
      <w:pPr>
        <w:pStyle w:val="afc"/>
        <w:numPr>
          <w:ilvl w:val="1"/>
          <w:numId w:val="3"/>
        </w:numPr>
        <w:spacing w:after="120"/>
        <w:ind w:left="0" w:firstLine="709"/>
        <w:rPr>
          <w:sz w:val="24"/>
          <w:lang w:val="ru-RU"/>
        </w:rPr>
      </w:pPr>
      <w:r>
        <w:rPr>
          <w:sz w:val="24"/>
          <w:lang w:val="ru-RU"/>
        </w:rPr>
        <w:t>Цена настоящего Договора складывается из общей стоимости всех Спецификаций за весь период действия Договора.</w:t>
      </w:r>
    </w:p>
    <w:p w14:paraId="3147096F" w14:textId="77777777" w:rsidR="0056420D" w:rsidRDefault="00000000">
      <w:pPr>
        <w:pStyle w:val="afc"/>
        <w:numPr>
          <w:ilvl w:val="1"/>
          <w:numId w:val="3"/>
        </w:numPr>
        <w:spacing w:after="120"/>
        <w:ind w:left="0" w:firstLine="709"/>
        <w:rPr>
          <w:sz w:val="24"/>
          <w:lang w:val="ru-RU"/>
        </w:rPr>
      </w:pPr>
      <w:r>
        <w:rPr>
          <w:sz w:val="24"/>
          <w:lang w:val="ru-RU"/>
        </w:rPr>
        <w:t>Услуги оплачиваются Заказчиком по стоимости, указанной в соответствующей Спецификации.</w:t>
      </w:r>
    </w:p>
    <w:p w14:paraId="0D41A764" w14:textId="77777777" w:rsidR="0056420D" w:rsidRDefault="00000000">
      <w:pPr>
        <w:pStyle w:val="afc"/>
        <w:numPr>
          <w:ilvl w:val="1"/>
          <w:numId w:val="3"/>
        </w:numPr>
        <w:spacing w:after="120"/>
        <w:ind w:left="0" w:firstLine="709"/>
        <w:rPr>
          <w:sz w:val="24"/>
          <w:lang w:val="ru-RU"/>
        </w:rPr>
      </w:pPr>
      <w:r>
        <w:rPr>
          <w:sz w:val="24"/>
          <w:lang w:val="ru-RU"/>
        </w:rPr>
        <w:t>Если в Спецификации не указано иное, Стороны установили следующий порядок расчетов за Услуги:</w:t>
      </w:r>
    </w:p>
    <w:p w14:paraId="2ABF666B" w14:textId="77777777" w:rsidR="0056420D" w:rsidRDefault="00000000">
      <w:pPr>
        <w:pStyle w:val="afc"/>
        <w:numPr>
          <w:ilvl w:val="2"/>
          <w:numId w:val="3"/>
        </w:numPr>
        <w:spacing w:after="120"/>
        <w:ind w:left="0" w:firstLine="709"/>
        <w:rPr>
          <w:sz w:val="24"/>
          <w:lang w:val="ru-RU"/>
        </w:rPr>
      </w:pPr>
      <w:r>
        <w:rPr>
          <w:sz w:val="24"/>
          <w:lang w:val="ru-RU"/>
        </w:rPr>
        <w:t xml:space="preserve">Заказчик обязан внести предоплату (аванс) в размере 50% </w:t>
      </w:r>
      <w:bookmarkStart w:id="8" w:name="_Hlk111909710"/>
      <w:r>
        <w:rPr>
          <w:sz w:val="24"/>
          <w:lang w:val="ru-RU"/>
        </w:rPr>
        <w:t xml:space="preserve">(Пятидесяти процентов) </w:t>
      </w:r>
      <w:bookmarkEnd w:id="8"/>
      <w:r>
        <w:rPr>
          <w:sz w:val="24"/>
          <w:lang w:val="ru-RU"/>
        </w:rPr>
        <w:t xml:space="preserve">от стоимости Услуг в течение 5 (Пяти) рабочих дней с момента подписания соответствующей Спецификации Сторонами на основании счета на предоплату, выставленного Исполнителем. </w:t>
      </w:r>
    </w:p>
    <w:p w14:paraId="0BC8EE77" w14:textId="77777777" w:rsidR="0056420D" w:rsidRDefault="00000000">
      <w:pPr>
        <w:pStyle w:val="afc"/>
        <w:numPr>
          <w:ilvl w:val="2"/>
          <w:numId w:val="3"/>
        </w:numPr>
        <w:spacing w:after="120"/>
        <w:ind w:left="0" w:firstLine="709"/>
        <w:rPr>
          <w:sz w:val="24"/>
          <w:lang w:val="ru-RU"/>
        </w:rPr>
      </w:pPr>
      <w:r>
        <w:rPr>
          <w:sz w:val="24"/>
          <w:lang w:val="ru-RU"/>
        </w:rPr>
        <w:t>Второй платеж в размере 50% (Пятидесяти процентов) от стоимости Услуг производится Заказчиком</w:t>
      </w:r>
      <w:bookmarkStart w:id="9" w:name="__DdeLink__670_2631054170"/>
      <w:r>
        <w:rPr>
          <w:sz w:val="24"/>
          <w:lang w:val="ru-RU"/>
        </w:rPr>
        <w:t xml:space="preserve"> в течение 7 (Семи) рабочих дней после </w:t>
      </w:r>
      <w:bookmarkStart w:id="10" w:name="_Hlk129858607"/>
      <w:r>
        <w:rPr>
          <w:sz w:val="24"/>
          <w:lang w:val="ru-RU"/>
        </w:rPr>
        <w:t xml:space="preserve">оказания Услуг </w:t>
      </w:r>
      <w:bookmarkEnd w:id="10"/>
      <w:r>
        <w:rPr>
          <w:sz w:val="24"/>
          <w:lang w:val="ru-RU"/>
        </w:rPr>
        <w:t xml:space="preserve">и подписания Сторонами </w:t>
      </w:r>
      <w:bookmarkEnd w:id="9"/>
      <w:r>
        <w:rPr>
          <w:sz w:val="24"/>
          <w:lang w:val="ru-RU"/>
        </w:rPr>
        <w:t>Универсального передаточного документа (далее – «УПД») на основании выставленного Исполнителем счета на окончательный расчет по соответствующей Спецификации.</w:t>
      </w:r>
    </w:p>
    <w:p w14:paraId="36710BAB" w14:textId="77777777" w:rsidR="0056420D" w:rsidRDefault="00000000">
      <w:pPr>
        <w:pStyle w:val="afc"/>
        <w:numPr>
          <w:ilvl w:val="1"/>
          <w:numId w:val="3"/>
        </w:numPr>
        <w:spacing w:after="120"/>
        <w:ind w:left="0" w:firstLine="709"/>
        <w:rPr>
          <w:sz w:val="24"/>
          <w:lang w:val="ru-RU"/>
        </w:rPr>
      </w:pPr>
      <w:r>
        <w:rPr>
          <w:sz w:val="24"/>
          <w:lang w:val="ru-RU"/>
        </w:rPr>
        <w:t>Все платежи, причитающиеся Исполнителю в соответствии со Спецификацией, уплачиваются Заказчиком непосредственно на расчетный счет Исполнителя, указанный в счете на оплату, выставленном согласно п. 2.3.1. и 2.3.2 настоящего Договора.</w:t>
      </w:r>
    </w:p>
    <w:p w14:paraId="29D9810E" w14:textId="77777777" w:rsidR="0056420D" w:rsidRDefault="00000000">
      <w:pPr>
        <w:pStyle w:val="afc"/>
        <w:numPr>
          <w:ilvl w:val="1"/>
          <w:numId w:val="3"/>
        </w:numPr>
        <w:spacing w:after="120"/>
        <w:ind w:left="0" w:firstLine="709"/>
        <w:rPr>
          <w:sz w:val="24"/>
          <w:lang w:val="ru-RU"/>
        </w:rPr>
      </w:pPr>
      <w:r>
        <w:rPr>
          <w:sz w:val="24"/>
          <w:lang w:val="ru-RU"/>
        </w:rPr>
        <w:t>Моментом исполнения обязательств Заказчика по оплате считается дата списания денежных средств с расчетного счета Заказчика.</w:t>
      </w:r>
    </w:p>
    <w:p w14:paraId="1838B913" w14:textId="77777777" w:rsidR="0056420D" w:rsidRDefault="00000000">
      <w:pPr>
        <w:pStyle w:val="afc"/>
        <w:numPr>
          <w:ilvl w:val="1"/>
          <w:numId w:val="3"/>
        </w:numPr>
        <w:spacing w:after="120"/>
        <w:ind w:left="0" w:firstLine="709"/>
        <w:rPr>
          <w:sz w:val="24"/>
          <w:lang w:val="ru-RU"/>
        </w:rPr>
      </w:pPr>
      <w:bookmarkStart w:id="11" w:name="_Hlk140503213"/>
      <w:r>
        <w:rPr>
          <w:sz w:val="24"/>
          <w:lang w:val="ru-RU"/>
        </w:rPr>
        <w:t xml:space="preserve">В случае непоступления аванса за Услуги в установленный Договором срок, Исполнитель вправе не приступать к оказанию Услуг до поступления указанного платежа. В </w:t>
      </w:r>
      <w:r>
        <w:rPr>
          <w:sz w:val="24"/>
          <w:lang w:val="ru-RU"/>
        </w:rPr>
        <w:lastRenderedPageBreak/>
        <w:t>этом случае сроки оказания Услуг будут исчисляться с момента поступления аванса, если иной порядок расчетов не предусмотрен Спецификацией.</w:t>
      </w:r>
      <w:bookmarkEnd w:id="11"/>
    </w:p>
    <w:p w14:paraId="5320D037" w14:textId="77777777" w:rsidR="0056420D" w:rsidRDefault="00000000">
      <w:pPr>
        <w:pStyle w:val="ConsPlusNormal"/>
        <w:numPr>
          <w:ilvl w:val="0"/>
          <w:numId w:val="2"/>
        </w:numPr>
        <w:ind w:left="0" w:firstLine="0"/>
        <w:jc w:val="center"/>
        <w:outlineLvl w:val="0"/>
        <w:rPr>
          <w:rFonts w:ascii="Times New Roman" w:hAnsi="Times New Roman" w:cs="Times New Roman"/>
          <w:sz w:val="24"/>
          <w:szCs w:val="24"/>
        </w:rPr>
      </w:pPr>
      <w:r>
        <w:rPr>
          <w:rFonts w:ascii="Times New Roman" w:hAnsi="Times New Roman" w:cs="Times New Roman"/>
          <w:b/>
          <w:bCs/>
          <w:sz w:val="24"/>
          <w:szCs w:val="24"/>
        </w:rPr>
        <w:t>Порядок выполнения оказания Услуг</w:t>
      </w:r>
    </w:p>
    <w:p w14:paraId="2CE09E4E"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По мере возникновения у Заказчика необходимости в оказании Услуг, он направляет Исполнителю запрос на оказание Услуг в свободной форме, в котором должны быть указаны основные условия оказания Услуг: наименование и объем Услуг, сроки их оказания, и другие существенные условия.</w:t>
      </w:r>
    </w:p>
    <w:p w14:paraId="4025E563"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После обсуждения Сторонами всех существенных условий оказания Услуг, Исполнитель готовит и направляет Заказчику проект соответствующей Спецификации и (при наличии) Технического задания, являющегося приложением к ней, для финального согласования условий оказания Услуг.</w:t>
      </w:r>
    </w:p>
    <w:p w14:paraId="08DDD2A5"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Если в Спецификации не указано иное, оказание Услуг Исполнителем и исчисление сроков их оказания начинается после подписания Сторонами Спецификации и получения аванса от Заказчика (при условии предоставления Исполнителю всей необходимой информации и документов для начала оказания Услуг).</w:t>
      </w:r>
    </w:p>
    <w:p w14:paraId="40E6C8F3"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rPr>
        <w:t>Приемка оказанных Услуг по</w:t>
      </w:r>
      <w:r>
        <w:rPr>
          <w:rFonts w:ascii="Times New Roman" w:hAnsi="Times New Roman" w:cs="Times New Roman"/>
          <w:sz w:val="24"/>
          <w:szCs w:val="24"/>
        </w:rPr>
        <w:t xml:space="preserve"> Спецификации </w:t>
      </w:r>
      <w:r>
        <w:rPr>
          <w:rFonts w:ascii="Times New Roman" w:hAnsi="Times New Roman" w:cs="Times New Roman"/>
          <w:sz w:val="24"/>
        </w:rPr>
        <w:t>осуществляется путем подписания Сторонами УПД.</w:t>
      </w:r>
    </w:p>
    <w:p w14:paraId="70B7F747"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 xml:space="preserve">После завершения оказания Услуг по соответствующей </w:t>
      </w:r>
      <w:r>
        <w:rPr>
          <w:rFonts w:ascii="Times New Roman" w:hAnsi="Times New Roman" w:cs="Times New Roman"/>
          <w:sz w:val="24"/>
          <w:szCs w:val="24"/>
        </w:rPr>
        <w:t xml:space="preserve">Спецификации </w:t>
      </w:r>
      <w:r>
        <w:rPr>
          <w:rFonts w:ascii="Times New Roman" w:hAnsi="Times New Roman" w:cs="Times New Roman"/>
          <w:color w:val="000000"/>
          <w:sz w:val="24"/>
          <w:szCs w:val="24"/>
        </w:rPr>
        <w:t xml:space="preserve">в течение 5 (Пяти) рабочих дней Исполнитель направляет Заказчику подписанный им </w:t>
      </w:r>
      <w:bookmarkStart w:id="12" w:name="_Hlk129859790"/>
      <w:r>
        <w:rPr>
          <w:rFonts w:ascii="Times New Roman" w:hAnsi="Times New Roman" w:cs="Times New Roman"/>
          <w:color w:val="000000"/>
          <w:sz w:val="24"/>
          <w:szCs w:val="24"/>
        </w:rPr>
        <w:t xml:space="preserve">УПД оказанных Услуг </w:t>
      </w:r>
      <w:bookmarkEnd w:id="12"/>
      <w:r>
        <w:rPr>
          <w:rFonts w:ascii="Times New Roman" w:hAnsi="Times New Roman" w:cs="Times New Roman"/>
          <w:color w:val="000000"/>
          <w:sz w:val="24"/>
          <w:szCs w:val="24"/>
        </w:rPr>
        <w:t xml:space="preserve">в 2 (Двух) экземплярах, с приложением документов, предусмотренных условиями </w:t>
      </w:r>
      <w:r>
        <w:rPr>
          <w:rFonts w:ascii="Times New Roman" w:hAnsi="Times New Roman" w:cs="Times New Roman"/>
          <w:sz w:val="24"/>
          <w:szCs w:val="24"/>
        </w:rPr>
        <w:t xml:space="preserve">Спецификации </w:t>
      </w:r>
      <w:r>
        <w:rPr>
          <w:rFonts w:ascii="Times New Roman" w:hAnsi="Times New Roman" w:cs="Times New Roman"/>
          <w:color w:val="000000"/>
          <w:sz w:val="24"/>
          <w:szCs w:val="24"/>
        </w:rPr>
        <w:t>или, при наличии соответствующей договоренности, передает указанные документы в электронном виде.</w:t>
      </w:r>
    </w:p>
    <w:p w14:paraId="5C96594D"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Заказчик в течение 5 (Пяти) рабочих дней со дня получения УПД подписывает его и направляет Исполнителю 1 (Один) экземпляр УПД. В случае, если у Заказчика имеются обоснованные возражения против подписания УПД он обязан в тот же срок заявить письменный мотивированный отказ от его подписания и передать такой отказ Исполнителю.</w:t>
      </w:r>
    </w:p>
    <w:p w14:paraId="0EECB837"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Отказ считается мотивированным в случае, если в нем приведены ссылки на конкретные положения Договора и (или) соответствующей Спецификации к Договору.</w:t>
      </w:r>
    </w:p>
    <w:p w14:paraId="2A63D645"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 xml:space="preserve">В случае, если УПД не будет подписан в установленный срок или в течение указанного в п. 3.6. Договора периода времени не будет направлен мотивированный отказ в письменной форме, Услуги считаются принятыми Заказчиком без возражений и подлежат оплате согласно условиям соответствующей </w:t>
      </w:r>
      <w:r>
        <w:rPr>
          <w:rFonts w:ascii="Times New Roman" w:hAnsi="Times New Roman" w:cs="Times New Roman"/>
          <w:sz w:val="24"/>
          <w:szCs w:val="24"/>
        </w:rPr>
        <w:t xml:space="preserve">Спецификации </w:t>
      </w:r>
      <w:r>
        <w:rPr>
          <w:rFonts w:ascii="Times New Roman" w:hAnsi="Times New Roman" w:cs="Times New Roman"/>
          <w:color w:val="000000"/>
          <w:sz w:val="24"/>
          <w:szCs w:val="24"/>
        </w:rPr>
        <w:t>и настоящего Договора.</w:t>
      </w:r>
    </w:p>
    <w:p w14:paraId="531FE90F"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 xml:space="preserve">В случае поступления со стороны Заказчика мотивированного отказа от приемки оказанных Услуг, Исполнитель обязуется в согласованные Сторонами сроки устранить обоснованные замечания по оказанным Услугам, либо письменно сообщить о своем несогласии с замечаниями Заказчика или условиями и сроками их устранения. В последнем случае Стороны принимают решение по урегулированию возникших разногласий, устанавливают новые условия и сроки устранения замечаний Заказчика по Услугам. </w:t>
      </w:r>
    </w:p>
    <w:p w14:paraId="0A3CD60B"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После устранения Исполнителем допущенных им нарушений/недостатков, указанных в мотивированном отказе Заказчика, Сторонами подписывается УПД в порядке, предусмотренном п. 3.5.-3.8. Договора.</w:t>
      </w:r>
    </w:p>
    <w:p w14:paraId="5AEC258F" w14:textId="77777777" w:rsidR="0056420D" w:rsidRDefault="00000000">
      <w:pPr>
        <w:pStyle w:val="ConsPlusNormal"/>
        <w:numPr>
          <w:ilvl w:val="0"/>
          <w:numId w:val="2"/>
        </w:numPr>
        <w:ind w:left="0" w:firstLine="0"/>
        <w:jc w:val="center"/>
        <w:outlineLvl w:val="0"/>
        <w:rPr>
          <w:rStyle w:val="40"/>
          <w:rFonts w:eastAsiaTheme="minorEastAsia" w:cs="Times New Roman"/>
          <w:iCs w:val="0"/>
          <w:szCs w:val="24"/>
        </w:rPr>
      </w:pPr>
      <w:r>
        <w:rPr>
          <w:rStyle w:val="40"/>
          <w:rFonts w:cs="Times New Roman"/>
          <w:szCs w:val="24"/>
        </w:rPr>
        <w:lastRenderedPageBreak/>
        <w:t xml:space="preserve">Права и </w:t>
      </w:r>
      <w:r>
        <w:rPr>
          <w:rFonts w:ascii="Times New Roman" w:hAnsi="Times New Roman" w:cs="Times New Roman"/>
          <w:b/>
          <w:bCs/>
          <w:iCs/>
          <w:sz w:val="24"/>
          <w:szCs w:val="24"/>
        </w:rPr>
        <w:t>обязанности</w:t>
      </w:r>
      <w:r>
        <w:rPr>
          <w:rStyle w:val="40"/>
          <w:rFonts w:cs="Times New Roman"/>
          <w:szCs w:val="24"/>
        </w:rPr>
        <w:t xml:space="preserve"> Сторон</w:t>
      </w:r>
    </w:p>
    <w:p w14:paraId="3069B651" w14:textId="77777777" w:rsidR="0056420D" w:rsidRDefault="00000000">
      <w:pPr>
        <w:pStyle w:val="afc"/>
        <w:numPr>
          <w:ilvl w:val="1"/>
          <w:numId w:val="2"/>
        </w:numPr>
        <w:spacing w:after="120"/>
        <w:ind w:left="0" w:firstLine="709"/>
        <w:rPr>
          <w:b/>
          <w:iCs/>
          <w:sz w:val="24"/>
          <w:szCs w:val="24"/>
        </w:rPr>
      </w:pPr>
      <w:r>
        <w:rPr>
          <w:b/>
          <w:iCs/>
          <w:sz w:val="24"/>
          <w:szCs w:val="24"/>
        </w:rPr>
        <w:t>Исполнитель обязуется:</w:t>
      </w:r>
    </w:p>
    <w:p w14:paraId="62841352"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 xml:space="preserve">Оказывать Услуги, предусмотренные согласованными </w:t>
      </w:r>
      <w:r>
        <w:rPr>
          <w:sz w:val="24"/>
          <w:szCs w:val="24"/>
        </w:rPr>
        <w:t>Спецификаци</w:t>
      </w:r>
      <w:r>
        <w:rPr>
          <w:sz w:val="24"/>
          <w:szCs w:val="24"/>
          <w:lang w:val="ru-RU"/>
        </w:rPr>
        <w:t>ями</w:t>
      </w:r>
      <w:r>
        <w:rPr>
          <w:iCs/>
          <w:sz w:val="24"/>
          <w:szCs w:val="24"/>
          <w:lang w:val="ru-RU"/>
        </w:rPr>
        <w:t xml:space="preserve">, в соответствии с условиями Договора и передавать Заказчику результаты оказанных Услуг в электронном виде, если иное не предусмотрено в соответствующей </w:t>
      </w:r>
      <w:r>
        <w:rPr>
          <w:sz w:val="24"/>
          <w:szCs w:val="24"/>
        </w:rPr>
        <w:t>Спецификации</w:t>
      </w:r>
      <w:r>
        <w:rPr>
          <w:iCs/>
          <w:sz w:val="24"/>
          <w:szCs w:val="24"/>
          <w:lang w:val="ru-RU"/>
        </w:rPr>
        <w:t>.</w:t>
      </w:r>
    </w:p>
    <w:p w14:paraId="7FE61F14"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 xml:space="preserve">После оказания Услуг по </w:t>
      </w:r>
      <w:r>
        <w:rPr>
          <w:sz w:val="24"/>
          <w:szCs w:val="24"/>
        </w:rPr>
        <w:t>Спецификации</w:t>
      </w:r>
      <w:r>
        <w:rPr>
          <w:sz w:val="24"/>
          <w:szCs w:val="24"/>
          <w:lang w:val="ru-RU"/>
        </w:rPr>
        <w:t xml:space="preserve"> </w:t>
      </w:r>
      <w:r>
        <w:rPr>
          <w:iCs/>
          <w:sz w:val="24"/>
          <w:szCs w:val="24"/>
          <w:lang w:val="ru-RU"/>
        </w:rPr>
        <w:t xml:space="preserve">предоставлять Заказчику УПД, в порядке, предусмотренном настоящим Договором и </w:t>
      </w:r>
      <w:r>
        <w:rPr>
          <w:sz w:val="24"/>
          <w:szCs w:val="24"/>
        </w:rPr>
        <w:t>Спецификаци</w:t>
      </w:r>
      <w:r>
        <w:rPr>
          <w:sz w:val="24"/>
          <w:szCs w:val="24"/>
          <w:lang w:val="ru-RU"/>
        </w:rPr>
        <w:t>ей</w:t>
      </w:r>
      <w:r>
        <w:rPr>
          <w:iCs/>
          <w:sz w:val="24"/>
          <w:szCs w:val="24"/>
          <w:lang w:val="ru-RU"/>
        </w:rPr>
        <w:t>.</w:t>
      </w:r>
    </w:p>
    <w:p w14:paraId="3A4350DB"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В случае выявления Заказчиком ненадлежащего качества оказания Услуг Исполнитель обязуется устранить выявленные недостатки в сроки, согласованные Сторонами.</w:t>
      </w:r>
    </w:p>
    <w:p w14:paraId="4381AE83" w14:textId="77777777" w:rsidR="0056420D" w:rsidRDefault="00000000">
      <w:pPr>
        <w:pStyle w:val="afc"/>
        <w:numPr>
          <w:ilvl w:val="1"/>
          <w:numId w:val="2"/>
        </w:numPr>
        <w:spacing w:after="120"/>
        <w:ind w:left="0" w:firstLine="709"/>
        <w:rPr>
          <w:b/>
          <w:iCs/>
          <w:sz w:val="24"/>
          <w:szCs w:val="24"/>
        </w:rPr>
      </w:pPr>
      <w:r>
        <w:rPr>
          <w:b/>
          <w:iCs/>
          <w:sz w:val="24"/>
          <w:szCs w:val="24"/>
        </w:rPr>
        <w:t>Исполнитель вправе:</w:t>
      </w:r>
    </w:p>
    <w:p w14:paraId="61109FF8" w14:textId="77777777" w:rsidR="0056420D" w:rsidRDefault="00000000">
      <w:pPr>
        <w:pStyle w:val="afc"/>
        <w:numPr>
          <w:ilvl w:val="2"/>
          <w:numId w:val="2"/>
        </w:numPr>
        <w:spacing w:after="120"/>
        <w:ind w:left="0" w:firstLine="709"/>
        <w:rPr>
          <w:iCs/>
          <w:sz w:val="24"/>
          <w:szCs w:val="24"/>
          <w:lang w:val="ru-RU"/>
        </w:rPr>
      </w:pPr>
      <w:r>
        <w:rPr>
          <w:iCs/>
          <w:sz w:val="24"/>
          <w:szCs w:val="24"/>
          <w:lang w:val="ru-RU"/>
        </w:rPr>
        <w:t xml:space="preserve">В указанные Исполнителем сроки получить от Заказчика документы и информацию, необходимые для надлежащего </w:t>
      </w:r>
      <w:bookmarkStart w:id="13" w:name="_Hlk129860857"/>
      <w:r>
        <w:rPr>
          <w:iCs/>
          <w:sz w:val="24"/>
          <w:szCs w:val="24"/>
          <w:lang w:val="ru-RU"/>
        </w:rPr>
        <w:t>оказания Услуг</w:t>
      </w:r>
      <w:bookmarkEnd w:id="13"/>
      <w:r>
        <w:rPr>
          <w:iCs/>
          <w:sz w:val="24"/>
          <w:szCs w:val="24"/>
          <w:lang w:val="ru-RU"/>
        </w:rPr>
        <w:t>.</w:t>
      </w:r>
    </w:p>
    <w:p w14:paraId="55D5D8C4" w14:textId="77777777" w:rsidR="0056420D" w:rsidRDefault="00000000">
      <w:pPr>
        <w:pStyle w:val="afc"/>
        <w:numPr>
          <w:ilvl w:val="2"/>
          <w:numId w:val="2"/>
        </w:numPr>
        <w:spacing w:after="120"/>
        <w:ind w:left="0" w:firstLine="709"/>
        <w:rPr>
          <w:iCs/>
          <w:sz w:val="24"/>
          <w:szCs w:val="24"/>
          <w:lang w:val="ru-RU"/>
        </w:rPr>
      </w:pPr>
      <w:r>
        <w:rPr>
          <w:iCs/>
          <w:sz w:val="24"/>
          <w:szCs w:val="24"/>
          <w:lang w:val="ru-RU"/>
        </w:rPr>
        <w:t>Осуществлять коммуникации со специалистами и представителями Заказчика и получать доступ к его информационным системам, если это необходимо для надлежащего оказания Услуг.</w:t>
      </w:r>
    </w:p>
    <w:p w14:paraId="07E9B1B8" w14:textId="77777777" w:rsidR="0056420D" w:rsidRDefault="00000000">
      <w:pPr>
        <w:pStyle w:val="afc"/>
        <w:numPr>
          <w:ilvl w:val="2"/>
          <w:numId w:val="2"/>
        </w:numPr>
        <w:spacing w:after="120"/>
        <w:ind w:left="0" w:firstLine="709"/>
        <w:rPr>
          <w:iCs/>
          <w:sz w:val="24"/>
          <w:szCs w:val="24"/>
        </w:rPr>
      </w:pPr>
      <w:r>
        <w:rPr>
          <w:iCs/>
          <w:sz w:val="24"/>
          <w:szCs w:val="24"/>
          <w:lang w:val="ru-RU"/>
        </w:rPr>
        <w:t xml:space="preserve">В случае несвоевременного предоставления Заказчиком запрашиваемой информации и документов, а также доступа к информационным системам увеличить сроки оказания услуг </w:t>
      </w:r>
      <w:r>
        <w:rPr>
          <w:iCs/>
          <w:sz w:val="24"/>
          <w:szCs w:val="24"/>
        </w:rPr>
        <w:t>не менее чем на продолжительность задержки в предоставлении необходимых данных и ресурсов с уч</w:t>
      </w:r>
      <w:r>
        <w:rPr>
          <w:iCs/>
          <w:sz w:val="24"/>
          <w:szCs w:val="24"/>
          <w:lang w:val="ru-RU"/>
        </w:rPr>
        <w:t>е</w:t>
      </w:r>
      <w:r>
        <w:rPr>
          <w:iCs/>
          <w:sz w:val="24"/>
          <w:szCs w:val="24"/>
        </w:rPr>
        <w:t>том текущей проектной загрузки Исполнителя.</w:t>
      </w:r>
    </w:p>
    <w:p w14:paraId="2B53A381" w14:textId="77777777" w:rsidR="0056420D" w:rsidRDefault="00000000">
      <w:pPr>
        <w:pStyle w:val="afc"/>
        <w:numPr>
          <w:ilvl w:val="2"/>
          <w:numId w:val="2"/>
        </w:numPr>
        <w:spacing w:after="120"/>
        <w:ind w:left="0" w:firstLine="709"/>
        <w:rPr>
          <w:iCs/>
          <w:sz w:val="24"/>
          <w:szCs w:val="24"/>
          <w:lang w:val="ru-RU"/>
        </w:rPr>
      </w:pPr>
      <w:r>
        <w:rPr>
          <w:iCs/>
          <w:sz w:val="24"/>
          <w:szCs w:val="24"/>
          <w:lang w:val="ru-RU"/>
        </w:rPr>
        <w:t xml:space="preserve">Самостоятельно определять порядок оказания Услуг (если иное не предусмотрено в соответствующей </w:t>
      </w:r>
      <w:r>
        <w:rPr>
          <w:sz w:val="24"/>
          <w:szCs w:val="24"/>
        </w:rPr>
        <w:t>Спецификации</w:t>
      </w:r>
      <w:r>
        <w:rPr>
          <w:iCs/>
          <w:sz w:val="24"/>
          <w:szCs w:val="24"/>
          <w:lang w:val="ru-RU"/>
        </w:rPr>
        <w:t>), в том числе оказывать Услуги дистанционно.</w:t>
      </w:r>
    </w:p>
    <w:p w14:paraId="42B46687" w14:textId="77777777" w:rsidR="0056420D" w:rsidRDefault="00000000">
      <w:pPr>
        <w:pStyle w:val="afc"/>
        <w:numPr>
          <w:ilvl w:val="2"/>
          <w:numId w:val="2"/>
        </w:numPr>
        <w:spacing w:after="120"/>
        <w:ind w:left="0" w:firstLine="709"/>
        <w:rPr>
          <w:iCs/>
          <w:sz w:val="24"/>
          <w:szCs w:val="24"/>
          <w:lang w:val="ru-RU"/>
        </w:rPr>
      </w:pPr>
      <w:r>
        <w:rPr>
          <w:iCs/>
          <w:sz w:val="24"/>
          <w:szCs w:val="24"/>
          <w:lang w:val="ru-RU"/>
        </w:rPr>
        <w:t>Досрочно оказать Услуги, при условии предварительного согласования с Заказчиком сроков досрочной сдачи результатов Услуг.</w:t>
      </w:r>
    </w:p>
    <w:p w14:paraId="1DCE1AA4" w14:textId="77777777" w:rsidR="0056420D" w:rsidRDefault="00000000">
      <w:pPr>
        <w:pStyle w:val="afc"/>
        <w:numPr>
          <w:ilvl w:val="2"/>
          <w:numId w:val="2"/>
        </w:numPr>
        <w:spacing w:after="120"/>
        <w:ind w:left="0" w:firstLine="709"/>
        <w:rPr>
          <w:iCs/>
          <w:sz w:val="24"/>
          <w:szCs w:val="24"/>
          <w:lang w:val="ru-RU"/>
        </w:rPr>
      </w:pPr>
      <w:r>
        <w:rPr>
          <w:iCs/>
          <w:sz w:val="24"/>
          <w:szCs w:val="24"/>
          <w:lang w:val="ru-RU"/>
        </w:rPr>
        <w:t>Требовать от Заказчика оплаты стоимости оказанных Услуг.</w:t>
      </w:r>
    </w:p>
    <w:p w14:paraId="06E0D801" w14:textId="77777777" w:rsidR="0056420D" w:rsidRDefault="00000000">
      <w:pPr>
        <w:pStyle w:val="afc"/>
        <w:numPr>
          <w:ilvl w:val="2"/>
          <w:numId w:val="2"/>
        </w:numPr>
        <w:spacing w:after="120"/>
        <w:ind w:left="0" w:firstLine="709"/>
        <w:rPr>
          <w:iCs/>
          <w:sz w:val="24"/>
          <w:szCs w:val="24"/>
          <w:lang w:val="ru-RU"/>
        </w:rPr>
      </w:pPr>
      <w:r>
        <w:rPr>
          <w:iCs/>
          <w:sz w:val="24"/>
          <w:szCs w:val="24"/>
          <w:lang w:val="ru-RU"/>
        </w:rPr>
        <w:t xml:space="preserve">Привлекать внешних специалистов для оказания Услуг </w:t>
      </w:r>
      <w:bookmarkStart w:id="14" w:name="__DdeLink__788_3051598417"/>
      <w:bookmarkStart w:id="15" w:name="__DdeLink__791_2632195184"/>
      <w:r>
        <w:rPr>
          <w:iCs/>
          <w:sz w:val="24"/>
          <w:szCs w:val="24"/>
          <w:lang w:val="ru-RU"/>
        </w:rPr>
        <w:t xml:space="preserve">без предварительного согласия Заказчика, оставаясь ответственным перед Заказчиком за их действия, как за свои собственные, а также за соблюдение привлеченными лицами требований по обеспечению информационной безопасности и условий </w:t>
      </w:r>
      <w:proofErr w:type="gramStart"/>
      <w:r>
        <w:rPr>
          <w:iCs/>
          <w:sz w:val="24"/>
          <w:szCs w:val="24"/>
          <w:lang w:val="ru-RU"/>
        </w:rPr>
        <w:t>конфиденциальности</w:t>
      </w:r>
      <w:proofErr w:type="gramEnd"/>
      <w:r>
        <w:rPr>
          <w:iCs/>
          <w:sz w:val="24"/>
          <w:szCs w:val="24"/>
          <w:lang w:val="ru-RU"/>
        </w:rPr>
        <w:t xml:space="preserve"> полученных от Заказчика информации и документов.</w:t>
      </w:r>
      <w:bookmarkEnd w:id="14"/>
      <w:bookmarkEnd w:id="15"/>
    </w:p>
    <w:p w14:paraId="7ACB4A58" w14:textId="77777777" w:rsidR="0056420D" w:rsidRDefault="00000000">
      <w:pPr>
        <w:pStyle w:val="afc"/>
        <w:numPr>
          <w:ilvl w:val="2"/>
          <w:numId w:val="2"/>
        </w:numPr>
        <w:spacing w:after="120"/>
        <w:ind w:left="0" w:firstLine="709"/>
        <w:rPr>
          <w:iCs/>
          <w:sz w:val="24"/>
          <w:szCs w:val="24"/>
          <w:lang w:val="ru-RU"/>
        </w:rPr>
      </w:pPr>
      <w:r>
        <w:rPr>
          <w:iCs/>
          <w:sz w:val="24"/>
          <w:szCs w:val="24"/>
          <w:lang w:val="ru-RU"/>
        </w:rPr>
        <w:t xml:space="preserve">Не приступать к оказанию Услуг, а начатые Услуги приостановить в случаях, когда нарушение Заказчиком своих обязанностей по Договору и (или) </w:t>
      </w:r>
      <w:r>
        <w:rPr>
          <w:sz w:val="24"/>
          <w:szCs w:val="24"/>
        </w:rPr>
        <w:t>Спецификации</w:t>
      </w:r>
      <w:r>
        <w:rPr>
          <w:sz w:val="24"/>
          <w:szCs w:val="24"/>
          <w:lang w:val="ru-RU"/>
        </w:rPr>
        <w:t xml:space="preserve"> </w:t>
      </w:r>
      <w:r>
        <w:rPr>
          <w:iCs/>
          <w:sz w:val="24"/>
          <w:szCs w:val="24"/>
          <w:lang w:val="ru-RU"/>
        </w:rPr>
        <w:t>препятствует оказанию Услуг, а также при наличии обстоятельств, очевидно свидетельствующих о том, что исполнение указанных обязанностей не будет произведено в установленный срок.</w:t>
      </w:r>
    </w:p>
    <w:p w14:paraId="63F003B5" w14:textId="77777777" w:rsidR="0056420D" w:rsidRDefault="00000000">
      <w:pPr>
        <w:pStyle w:val="afc"/>
        <w:numPr>
          <w:ilvl w:val="1"/>
          <w:numId w:val="2"/>
        </w:numPr>
        <w:spacing w:after="120"/>
        <w:ind w:left="0" w:firstLine="709"/>
        <w:rPr>
          <w:b/>
          <w:iCs/>
          <w:sz w:val="24"/>
          <w:szCs w:val="24"/>
        </w:rPr>
      </w:pPr>
      <w:r>
        <w:rPr>
          <w:b/>
          <w:iCs/>
          <w:sz w:val="24"/>
          <w:szCs w:val="24"/>
          <w:lang w:val="ru-RU"/>
        </w:rPr>
        <w:t>Заказчик</w:t>
      </w:r>
      <w:r>
        <w:rPr>
          <w:b/>
          <w:iCs/>
          <w:sz w:val="24"/>
          <w:szCs w:val="24"/>
        </w:rPr>
        <w:t xml:space="preserve"> обязуется:</w:t>
      </w:r>
    </w:p>
    <w:p w14:paraId="09CB2CC5"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По каждой</w:t>
      </w:r>
      <w:bookmarkStart w:id="16" w:name="_Hlk135656562"/>
      <w:r>
        <w:rPr>
          <w:sz w:val="24"/>
          <w:szCs w:val="24"/>
        </w:rPr>
        <w:t xml:space="preserve"> Спецификации</w:t>
      </w:r>
      <w:r>
        <w:rPr>
          <w:sz w:val="24"/>
          <w:szCs w:val="24"/>
          <w:lang w:val="ru-RU"/>
        </w:rPr>
        <w:t xml:space="preserve"> </w:t>
      </w:r>
      <w:bookmarkEnd w:id="16"/>
      <w:r>
        <w:rPr>
          <w:iCs/>
          <w:sz w:val="24"/>
          <w:szCs w:val="24"/>
          <w:lang w:val="ru-RU"/>
        </w:rPr>
        <w:t xml:space="preserve">назначить представителя(-ей) для взаимодействия с Исполнителем и указать в соответствующей </w:t>
      </w:r>
      <w:r>
        <w:rPr>
          <w:sz w:val="24"/>
          <w:szCs w:val="24"/>
        </w:rPr>
        <w:t>Спецификации</w:t>
      </w:r>
      <w:r>
        <w:rPr>
          <w:sz w:val="24"/>
          <w:szCs w:val="24"/>
          <w:lang w:val="ru-RU"/>
        </w:rPr>
        <w:t xml:space="preserve"> </w:t>
      </w:r>
      <w:r>
        <w:rPr>
          <w:iCs/>
          <w:sz w:val="24"/>
          <w:szCs w:val="24"/>
          <w:lang w:val="ru-RU"/>
        </w:rPr>
        <w:t>контактные данные такого представителя(-ей): ФИО, номер телефона и адрес электронной почты.</w:t>
      </w:r>
    </w:p>
    <w:p w14:paraId="52813843"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 xml:space="preserve">Предоставить возможность непосредственного взаимодействия специалистов Исполнителя с работниками и специалистами Заказчика по вопросам </w:t>
      </w:r>
      <w:bookmarkStart w:id="17" w:name="_Hlk129863788"/>
      <w:r>
        <w:rPr>
          <w:iCs/>
          <w:sz w:val="24"/>
          <w:szCs w:val="24"/>
          <w:lang w:val="ru-RU"/>
        </w:rPr>
        <w:t>оказания Услуг.</w:t>
      </w:r>
      <w:bookmarkEnd w:id="17"/>
    </w:p>
    <w:p w14:paraId="4258531B"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 xml:space="preserve">В течение 3 (Трех) рабочих дней (если иной срок не указан Исполнителем в запросе) предоставить Исполнителю информацию и документы, необходимые для оказания Услуг. </w:t>
      </w:r>
      <w:bookmarkStart w:id="18" w:name="__DdeLink__650_4104703696"/>
      <w:r>
        <w:rPr>
          <w:iCs/>
          <w:sz w:val="24"/>
          <w:szCs w:val="24"/>
          <w:lang w:val="ru-RU"/>
        </w:rPr>
        <w:t xml:space="preserve">Задержка в представлении необходимой информации и документов, а также доступа к информационным системам, независимо от того, произошла ли эта задержка по вине Заказчика или без его вины, является основанием для автоматического продления срока </w:t>
      </w:r>
      <w:bookmarkStart w:id="19" w:name="_Hlk129863801"/>
      <w:r>
        <w:rPr>
          <w:iCs/>
          <w:sz w:val="24"/>
          <w:szCs w:val="24"/>
          <w:lang w:val="ru-RU"/>
        </w:rPr>
        <w:lastRenderedPageBreak/>
        <w:t xml:space="preserve">оказания Услуг </w:t>
      </w:r>
      <w:bookmarkEnd w:id="19"/>
      <w:r>
        <w:rPr>
          <w:iCs/>
          <w:sz w:val="24"/>
          <w:szCs w:val="24"/>
          <w:lang w:val="ru-RU"/>
        </w:rPr>
        <w:t xml:space="preserve">на период, как минимум, равный периоду такой задержки, или на больший срок, учитывая проектную загрузку Исполнителя. </w:t>
      </w:r>
      <w:bookmarkEnd w:id="18"/>
    </w:p>
    <w:p w14:paraId="51791ACF" w14:textId="77777777" w:rsidR="0056420D" w:rsidRDefault="00000000">
      <w:pPr>
        <w:pStyle w:val="afc"/>
        <w:numPr>
          <w:ilvl w:val="2"/>
          <w:numId w:val="2"/>
        </w:numPr>
        <w:spacing w:after="120"/>
        <w:ind w:left="0" w:firstLine="709"/>
        <w:rPr>
          <w:bCs/>
          <w:iCs/>
          <w:sz w:val="24"/>
          <w:szCs w:val="24"/>
          <w:lang w:val="ru-RU"/>
        </w:rPr>
      </w:pPr>
      <w:r>
        <w:rPr>
          <w:iCs/>
          <w:sz w:val="24"/>
          <w:szCs w:val="24"/>
          <w:lang w:val="ru-RU"/>
        </w:rPr>
        <w:t>Принять оказанные Услуги в соответствии с Разделом 3 Договора, если иной порядок приемки Услуг не будет согласован Сторонами в соответствующей</w:t>
      </w:r>
      <w:r>
        <w:rPr>
          <w:sz w:val="24"/>
          <w:szCs w:val="24"/>
        </w:rPr>
        <w:t xml:space="preserve"> Спецификации</w:t>
      </w:r>
      <w:r>
        <w:rPr>
          <w:iCs/>
          <w:sz w:val="24"/>
          <w:szCs w:val="24"/>
          <w:lang w:val="ru-RU"/>
        </w:rPr>
        <w:t xml:space="preserve">. </w:t>
      </w:r>
    </w:p>
    <w:p w14:paraId="2E065589" w14:textId="77777777" w:rsidR="0056420D" w:rsidRDefault="00000000">
      <w:pPr>
        <w:pStyle w:val="afc"/>
        <w:numPr>
          <w:ilvl w:val="2"/>
          <w:numId w:val="2"/>
        </w:numPr>
        <w:spacing w:after="120"/>
        <w:ind w:left="0" w:firstLine="709"/>
        <w:rPr>
          <w:bCs/>
          <w:iCs/>
          <w:sz w:val="24"/>
          <w:szCs w:val="24"/>
        </w:rPr>
      </w:pPr>
      <w:r>
        <w:rPr>
          <w:iCs/>
          <w:sz w:val="24"/>
          <w:szCs w:val="24"/>
          <w:lang w:val="ru-RU"/>
        </w:rPr>
        <w:t>Своевременно производить оплату оказанных Услуг в соответствии с условиями Раздела 2</w:t>
      </w:r>
      <w:r>
        <w:rPr>
          <w:iCs/>
          <w:sz w:val="24"/>
          <w:szCs w:val="24"/>
        </w:rPr>
        <w:t xml:space="preserve"> Договора</w:t>
      </w:r>
      <w:r>
        <w:rPr>
          <w:iCs/>
          <w:sz w:val="24"/>
          <w:szCs w:val="24"/>
          <w:lang w:val="ru-RU"/>
        </w:rPr>
        <w:t xml:space="preserve"> и (или) </w:t>
      </w:r>
      <w:r>
        <w:rPr>
          <w:sz w:val="24"/>
          <w:szCs w:val="24"/>
        </w:rPr>
        <w:t>Спецификации</w:t>
      </w:r>
      <w:r>
        <w:rPr>
          <w:iCs/>
          <w:sz w:val="24"/>
          <w:szCs w:val="24"/>
        </w:rPr>
        <w:t>.</w:t>
      </w:r>
    </w:p>
    <w:p w14:paraId="440C368C" w14:textId="77777777" w:rsidR="0056420D" w:rsidRDefault="00000000">
      <w:pPr>
        <w:pStyle w:val="afc"/>
        <w:numPr>
          <w:ilvl w:val="1"/>
          <w:numId w:val="2"/>
        </w:numPr>
        <w:spacing w:after="120"/>
        <w:ind w:left="0" w:firstLine="709"/>
        <w:rPr>
          <w:b/>
          <w:iCs/>
          <w:sz w:val="24"/>
          <w:szCs w:val="24"/>
        </w:rPr>
      </w:pPr>
      <w:r>
        <w:rPr>
          <w:b/>
          <w:iCs/>
          <w:sz w:val="24"/>
          <w:szCs w:val="24"/>
        </w:rPr>
        <w:t>Заказчик имеет право:</w:t>
      </w:r>
    </w:p>
    <w:p w14:paraId="2395612B" w14:textId="77777777" w:rsidR="0056420D" w:rsidRDefault="00000000">
      <w:pPr>
        <w:pStyle w:val="afc"/>
        <w:numPr>
          <w:ilvl w:val="2"/>
          <w:numId w:val="2"/>
        </w:numPr>
        <w:spacing w:after="120"/>
        <w:ind w:left="0" w:firstLine="709"/>
        <w:rPr>
          <w:iCs/>
          <w:sz w:val="24"/>
          <w:szCs w:val="24"/>
          <w:lang w:val="ru-RU"/>
        </w:rPr>
      </w:pPr>
      <w:r>
        <w:rPr>
          <w:iCs/>
          <w:sz w:val="24"/>
          <w:szCs w:val="24"/>
          <w:lang w:val="ru-RU"/>
        </w:rPr>
        <w:t>Получать в течение 3 (Трех) рабочих дней после направления запроса информацию о ходе оказания Исполнителем Услуг, не вмешиваясь в его деятельность.</w:t>
      </w:r>
    </w:p>
    <w:p w14:paraId="34BD6CF6" w14:textId="77777777" w:rsidR="0056420D" w:rsidRDefault="00000000">
      <w:pPr>
        <w:pStyle w:val="afc"/>
        <w:numPr>
          <w:ilvl w:val="2"/>
          <w:numId w:val="2"/>
        </w:numPr>
        <w:spacing w:after="120"/>
        <w:ind w:left="0" w:firstLine="709"/>
        <w:rPr>
          <w:iCs/>
          <w:sz w:val="24"/>
          <w:szCs w:val="24"/>
          <w:lang w:val="ru-RU"/>
        </w:rPr>
      </w:pPr>
      <w:r>
        <w:rPr>
          <w:iCs/>
          <w:sz w:val="24"/>
          <w:szCs w:val="24"/>
          <w:lang w:val="ru-RU"/>
        </w:rPr>
        <w:t>Осуществлять иные права, предусмотренные настоящим Договором и законодательством Российской Федерации.</w:t>
      </w:r>
    </w:p>
    <w:p w14:paraId="6209F800" w14:textId="77777777" w:rsidR="0056420D" w:rsidRDefault="00000000">
      <w:pPr>
        <w:pStyle w:val="afc"/>
        <w:numPr>
          <w:ilvl w:val="1"/>
          <w:numId w:val="2"/>
        </w:numPr>
        <w:spacing w:after="120"/>
        <w:ind w:left="0" w:firstLine="709"/>
        <w:rPr>
          <w:iCs/>
          <w:sz w:val="24"/>
          <w:szCs w:val="24"/>
          <w:lang w:val="ru-RU"/>
        </w:rPr>
      </w:pPr>
      <w:r>
        <w:rPr>
          <w:iCs/>
          <w:sz w:val="24"/>
          <w:szCs w:val="24"/>
          <w:lang w:val="ru-RU"/>
        </w:rPr>
        <w:t>Стороны обязаны ежегодно, в период с «01» января по «25» января каждого года, проводить сверку расчетов. Стороны вправе провести сверку взаимных расчетов вне обозначенного временного периода. При этом заинтересованная Сторона направляет на рассмотрение другой Стороне Акт сверки взаимных расчетов. В случае непоступления от другой Стороны возражений по Акту сверки взаимных расчетов в течение 7 (Семи) рабочих дней со дня его получения, Акт сверки считается принятым в редакции Заинтересованной Стороны.</w:t>
      </w:r>
    </w:p>
    <w:p w14:paraId="337C01A6" w14:textId="77777777" w:rsidR="0056420D" w:rsidRDefault="00000000">
      <w:pPr>
        <w:pStyle w:val="ConsPlusNormal"/>
        <w:numPr>
          <w:ilvl w:val="0"/>
          <w:numId w:val="2"/>
        </w:numPr>
        <w:ind w:left="0" w:firstLine="0"/>
        <w:jc w:val="center"/>
        <w:outlineLvl w:val="0"/>
        <w:rPr>
          <w:rFonts w:ascii="Times New Roman" w:hAnsi="Times New Roman" w:cs="Times New Roman"/>
          <w:bCs/>
          <w:sz w:val="24"/>
          <w:szCs w:val="24"/>
        </w:rPr>
      </w:pPr>
      <w:r>
        <w:rPr>
          <w:rFonts w:ascii="Times New Roman" w:hAnsi="Times New Roman" w:cs="Times New Roman"/>
          <w:b/>
          <w:bCs/>
          <w:sz w:val="24"/>
          <w:szCs w:val="24"/>
        </w:rPr>
        <w:t>Ответственность</w:t>
      </w:r>
      <w:r>
        <w:rPr>
          <w:rFonts w:ascii="Times New Roman" w:hAnsi="Times New Roman" w:cs="Times New Roman"/>
          <w:bCs/>
          <w:sz w:val="24"/>
          <w:szCs w:val="24"/>
        </w:rPr>
        <w:t xml:space="preserve"> </w:t>
      </w:r>
      <w:r>
        <w:rPr>
          <w:rFonts w:ascii="Times New Roman" w:hAnsi="Times New Roman" w:cs="Times New Roman"/>
          <w:b/>
          <w:sz w:val="24"/>
          <w:szCs w:val="24"/>
        </w:rPr>
        <w:t>Сторон</w:t>
      </w:r>
    </w:p>
    <w:p w14:paraId="37581B7E"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r>
        <w:rPr>
          <w:rFonts w:ascii="Times New Roman" w:hAnsi="Times New Roman" w:cs="Times New Roman"/>
          <w:sz w:val="24"/>
          <w:szCs w:val="24"/>
        </w:rPr>
        <w:t>В случае неисполнения или ненадлежащего исполнения обязательств Сторона, допустившая такое неисполнение или ненадлежащее исполнение, обязана компенсировать другой Стороне причиненный реальный ущерб в соответствии с Договором и законодательством Российской Федерации.</w:t>
      </w:r>
    </w:p>
    <w:p w14:paraId="4A23709D"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r>
        <w:rPr>
          <w:rFonts w:ascii="Times New Roman" w:hAnsi="Times New Roman" w:cs="Times New Roman"/>
          <w:sz w:val="24"/>
          <w:szCs w:val="24"/>
        </w:rPr>
        <w:t>Исполнитель несет ответственность за нарушение сроков оказания Услуг в виде неустойки в размере 0,1% (Одной десятой процента) от стоимости просроченного объема Услуг за каждый день просрочки.</w:t>
      </w:r>
    </w:p>
    <w:p w14:paraId="4CA40795"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r>
        <w:rPr>
          <w:rFonts w:ascii="Times New Roman" w:hAnsi="Times New Roman" w:cs="Times New Roman"/>
          <w:sz w:val="24"/>
          <w:szCs w:val="24"/>
        </w:rPr>
        <w:t>Заказчик несет ответственность за нарушение сроков оплаты оказанных Услуг в виде неустойки в размере 0,1% (Одной десятой процента) от суммы, подлежащей оплате, за каждый день просрочки.</w:t>
      </w:r>
    </w:p>
    <w:p w14:paraId="4BC3C315"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r>
        <w:rPr>
          <w:rFonts w:ascii="Times New Roman" w:hAnsi="Times New Roman" w:cs="Times New Roman"/>
          <w:sz w:val="24"/>
          <w:szCs w:val="24"/>
        </w:rPr>
        <w:t xml:space="preserve">Уплата неустойки (пени) не освобождает Заказчика или Исполнителя от исполнения обязательств по Договору и (или) Спецификации, а также от компенсации реального ущерба в соответствии с п. 5.1. настоящего Договора. </w:t>
      </w:r>
    </w:p>
    <w:p w14:paraId="301FE24F" w14:textId="77777777" w:rsidR="0056420D" w:rsidRDefault="00000000">
      <w:pPr>
        <w:pStyle w:val="ConsPlusNormal"/>
        <w:numPr>
          <w:ilvl w:val="1"/>
          <w:numId w:val="2"/>
        </w:numPr>
        <w:spacing w:before="120"/>
        <w:ind w:left="0" w:firstLine="709"/>
        <w:jc w:val="both"/>
        <w:rPr>
          <w:rFonts w:ascii="Times New Roman" w:hAnsi="Times New Roman" w:cs="Times New Roman"/>
          <w:sz w:val="24"/>
          <w:szCs w:val="24"/>
        </w:rPr>
      </w:pPr>
      <w:r>
        <w:rPr>
          <w:rFonts w:ascii="Times New Roman" w:hAnsi="Times New Roman" w:cs="Times New Roman"/>
          <w:sz w:val="24"/>
          <w:szCs w:val="24"/>
        </w:rPr>
        <w:t>Неустойка, предусмотренная Договором, уплачивается только по письменному требованию одной из Сторон.</w:t>
      </w:r>
    </w:p>
    <w:p w14:paraId="5239B6D5" w14:textId="77777777" w:rsidR="0056420D" w:rsidRDefault="00000000">
      <w:pPr>
        <w:pStyle w:val="ConsPlusNormal"/>
        <w:numPr>
          <w:ilvl w:val="0"/>
          <w:numId w:val="2"/>
        </w:numPr>
        <w:ind w:left="0" w:firstLine="0"/>
        <w:jc w:val="center"/>
        <w:outlineLvl w:val="0"/>
        <w:rPr>
          <w:rStyle w:val="40"/>
          <w:rFonts w:eastAsiaTheme="minorEastAsia" w:cs="Times New Roman"/>
          <w:bCs/>
          <w:iCs w:val="0"/>
          <w:szCs w:val="24"/>
        </w:rPr>
      </w:pPr>
      <w:r>
        <w:rPr>
          <w:rStyle w:val="40"/>
          <w:rFonts w:cs="Times New Roman"/>
        </w:rPr>
        <w:t>Конфиденциальность</w:t>
      </w:r>
    </w:p>
    <w:p w14:paraId="0B27E3D2" w14:textId="77777777" w:rsidR="0056420D" w:rsidRDefault="00000000">
      <w:pPr>
        <w:pStyle w:val="afc"/>
        <w:numPr>
          <w:ilvl w:val="1"/>
          <w:numId w:val="2"/>
        </w:numPr>
        <w:spacing w:after="120"/>
        <w:ind w:left="0" w:firstLine="709"/>
        <w:rPr>
          <w:color w:val="000000"/>
          <w:sz w:val="24"/>
          <w:szCs w:val="24"/>
          <w:lang w:val="ru-RU"/>
        </w:rPr>
      </w:pPr>
      <w:bookmarkStart w:id="20" w:name="_Hlk216715125"/>
      <w:r>
        <w:rPr>
          <w:color w:val="000000"/>
          <w:sz w:val="24"/>
          <w:szCs w:val="24"/>
          <w:lang w:val="ru-RU"/>
        </w:rPr>
        <w:t>Вся предоставляемая Сторонами друг другу юридическая, финансовая и иная информация, связанная с заключением и исполнением Договора, считается конфиденциальной, если иное не указано в Договоре.</w:t>
      </w:r>
    </w:p>
    <w:p w14:paraId="145BABFC" w14:textId="77777777" w:rsidR="0056420D" w:rsidRDefault="00000000">
      <w:pPr>
        <w:pStyle w:val="afc"/>
        <w:numPr>
          <w:ilvl w:val="1"/>
          <w:numId w:val="2"/>
        </w:numPr>
        <w:spacing w:after="120"/>
        <w:ind w:left="0" w:firstLine="709"/>
        <w:rPr>
          <w:color w:val="000000"/>
          <w:sz w:val="24"/>
          <w:szCs w:val="24"/>
          <w:lang w:val="ru-RU"/>
        </w:rPr>
      </w:pPr>
      <w:r>
        <w:rPr>
          <w:color w:val="000000"/>
          <w:sz w:val="24"/>
          <w:szCs w:val="24"/>
        </w:rPr>
        <w:t xml:space="preserve">Заказчик разрешает Исполнителю ссылаться на факт наличия договорных отношений между Сторонами и оказания Исполнителем </w:t>
      </w:r>
      <w:r>
        <w:rPr>
          <w:color w:val="000000"/>
          <w:sz w:val="24"/>
          <w:szCs w:val="24"/>
          <w:lang w:val="ru-RU"/>
        </w:rPr>
        <w:t>У</w:t>
      </w:r>
      <w:r>
        <w:rPr>
          <w:color w:val="000000"/>
          <w:sz w:val="24"/>
          <w:szCs w:val="24"/>
        </w:rPr>
        <w:t>слуг в интересах Заказчика в рекламных и информационных материалах</w:t>
      </w:r>
      <w:r>
        <w:rPr>
          <w:color w:val="000000"/>
          <w:sz w:val="24"/>
          <w:szCs w:val="24"/>
          <w:lang w:val="ru-RU"/>
        </w:rPr>
        <w:t xml:space="preserve"> Исполнителя, в тендерной документации для подтверждения проектного опыта</w:t>
      </w:r>
      <w:r>
        <w:rPr>
          <w:color w:val="000000"/>
          <w:sz w:val="24"/>
          <w:szCs w:val="24"/>
        </w:rPr>
        <w:t>, а также сопровождать указанную информацию размещением товарного знака / бренда Заказчика.</w:t>
      </w:r>
    </w:p>
    <w:p w14:paraId="1BE19AF8" w14:textId="77777777" w:rsidR="0056420D" w:rsidRDefault="00000000">
      <w:pPr>
        <w:pStyle w:val="afc"/>
        <w:numPr>
          <w:ilvl w:val="1"/>
          <w:numId w:val="2"/>
        </w:numPr>
        <w:spacing w:after="120"/>
        <w:ind w:left="0" w:firstLine="709"/>
        <w:rPr>
          <w:b/>
          <w:bCs/>
          <w:color w:val="000000"/>
          <w:sz w:val="24"/>
          <w:szCs w:val="24"/>
        </w:rPr>
      </w:pPr>
      <w:r>
        <w:rPr>
          <w:b/>
          <w:bCs/>
          <w:color w:val="000000"/>
          <w:sz w:val="24"/>
          <w:szCs w:val="24"/>
        </w:rPr>
        <w:t>Стороны обязуются:</w:t>
      </w:r>
    </w:p>
    <w:p w14:paraId="3902ED51" w14:textId="77777777" w:rsidR="0056420D" w:rsidRDefault="00000000">
      <w:pPr>
        <w:pStyle w:val="afc"/>
        <w:numPr>
          <w:ilvl w:val="2"/>
          <w:numId w:val="2"/>
        </w:numPr>
        <w:spacing w:after="120"/>
        <w:ind w:left="0" w:firstLine="709"/>
        <w:rPr>
          <w:color w:val="000000"/>
          <w:sz w:val="24"/>
          <w:szCs w:val="24"/>
          <w:lang w:val="ru-RU"/>
        </w:rPr>
      </w:pPr>
      <w:r>
        <w:rPr>
          <w:color w:val="000000"/>
          <w:sz w:val="24"/>
          <w:szCs w:val="24"/>
          <w:lang w:val="ru-RU"/>
        </w:rPr>
        <w:lastRenderedPageBreak/>
        <w:t>Обеспечить хранение конфиденциальной информации, исключающее доступ к такой информации третьих лиц.</w:t>
      </w:r>
    </w:p>
    <w:p w14:paraId="4057125E" w14:textId="77777777" w:rsidR="0056420D" w:rsidRDefault="00000000">
      <w:pPr>
        <w:pStyle w:val="afc"/>
        <w:numPr>
          <w:ilvl w:val="2"/>
          <w:numId w:val="2"/>
        </w:numPr>
        <w:spacing w:after="120"/>
        <w:ind w:left="0" w:firstLine="709"/>
        <w:rPr>
          <w:color w:val="000000"/>
          <w:sz w:val="24"/>
          <w:szCs w:val="24"/>
          <w:lang w:val="ru-RU"/>
        </w:rPr>
      </w:pPr>
      <w:r>
        <w:rPr>
          <w:color w:val="000000"/>
          <w:sz w:val="24"/>
          <w:szCs w:val="24"/>
          <w:lang w:val="ru-RU"/>
        </w:rPr>
        <w:t>Не передавать и не разглашать конфиденциальную информацию третьим лицам в течение срока действия настоящего Договора и последующих 5 (Пяти) лет.</w:t>
      </w:r>
    </w:p>
    <w:p w14:paraId="67688719" w14:textId="77777777" w:rsidR="0056420D" w:rsidRDefault="00000000">
      <w:pPr>
        <w:pStyle w:val="afc"/>
        <w:numPr>
          <w:ilvl w:val="2"/>
          <w:numId w:val="2"/>
        </w:numPr>
        <w:spacing w:after="120"/>
        <w:ind w:left="0" w:firstLine="709"/>
        <w:rPr>
          <w:color w:val="000000"/>
          <w:sz w:val="24"/>
          <w:szCs w:val="24"/>
          <w:lang w:val="ru-RU"/>
        </w:rPr>
      </w:pPr>
      <w:r>
        <w:rPr>
          <w:color w:val="000000"/>
          <w:sz w:val="24"/>
          <w:szCs w:val="24"/>
          <w:lang w:val="ru-RU"/>
        </w:rPr>
        <w:t>Обеспечить доступ к конфиденциальной информации только работникам и специалистам Сторон, проинструктированным о порядке работы с конфиденциальной информацией.</w:t>
      </w:r>
    </w:p>
    <w:p w14:paraId="3013B9F4" w14:textId="77777777" w:rsidR="0056420D" w:rsidRDefault="00000000">
      <w:pPr>
        <w:pStyle w:val="afc"/>
        <w:numPr>
          <w:ilvl w:val="2"/>
          <w:numId w:val="2"/>
        </w:numPr>
        <w:spacing w:after="120"/>
        <w:ind w:left="0" w:firstLine="709"/>
        <w:rPr>
          <w:color w:val="000000"/>
          <w:sz w:val="24"/>
          <w:szCs w:val="24"/>
          <w:lang w:val="ru-RU"/>
        </w:rPr>
      </w:pPr>
      <w:r>
        <w:rPr>
          <w:color w:val="000000"/>
          <w:sz w:val="24"/>
          <w:szCs w:val="24"/>
          <w:lang w:val="ru-RU"/>
        </w:rPr>
        <w:t>Стороны настоящего Договора вправе распоряжаться конфиденциальной информацией только при наличии предварительного письменного согласия другой Стороны.</w:t>
      </w:r>
    </w:p>
    <w:p w14:paraId="7FD18061" w14:textId="77777777" w:rsidR="0056420D" w:rsidRDefault="00000000">
      <w:pPr>
        <w:pStyle w:val="afc"/>
        <w:numPr>
          <w:ilvl w:val="1"/>
          <w:numId w:val="2"/>
        </w:numPr>
        <w:spacing w:after="120"/>
        <w:ind w:left="0" w:firstLine="709"/>
        <w:rPr>
          <w:color w:val="000000"/>
          <w:sz w:val="24"/>
          <w:szCs w:val="24"/>
          <w:lang w:val="ru-RU"/>
        </w:rPr>
      </w:pPr>
      <w:r>
        <w:rPr>
          <w:color w:val="000000"/>
          <w:sz w:val="24"/>
          <w:szCs w:val="24"/>
          <w:lang w:val="ru-RU"/>
        </w:rPr>
        <w:t xml:space="preserve">В случае, если Заказчик в рамках настоящего Договора передает Исполнителю информацию, относящуюся к персональным данным физических лиц, Исполнитель обязуется обеспечить конфиденциальность и безопасность персональных данных при их обработке согласно требованиям законодательства. При этом, если для такой обработки необходимо получение согласия субъектов персональных данных, Заказчик обязуется до передачи Исполнителю указанных </w:t>
      </w:r>
      <w:bookmarkStart w:id="21" w:name="_Hlk129865393"/>
      <w:r>
        <w:rPr>
          <w:color w:val="000000"/>
          <w:sz w:val="24"/>
          <w:szCs w:val="24"/>
          <w:lang w:val="ru-RU"/>
        </w:rPr>
        <w:t xml:space="preserve">персональных данных </w:t>
      </w:r>
      <w:bookmarkEnd w:id="21"/>
      <w:r>
        <w:rPr>
          <w:color w:val="000000"/>
          <w:sz w:val="24"/>
          <w:szCs w:val="24"/>
          <w:lang w:val="ru-RU"/>
        </w:rPr>
        <w:t>обеспечить получение таких согласий от субъектов персональных данных</w:t>
      </w:r>
      <w:bookmarkEnd w:id="20"/>
      <w:r>
        <w:rPr>
          <w:color w:val="000000"/>
          <w:sz w:val="24"/>
          <w:szCs w:val="24"/>
          <w:lang w:val="ru-RU"/>
        </w:rPr>
        <w:t>.</w:t>
      </w:r>
    </w:p>
    <w:p w14:paraId="23371907"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Форс-мажор</w:t>
      </w:r>
    </w:p>
    <w:p w14:paraId="13C7EAE7" w14:textId="77777777" w:rsidR="0056420D" w:rsidRDefault="00000000">
      <w:pPr>
        <w:pStyle w:val="ConsPlusNormal"/>
        <w:numPr>
          <w:ilvl w:val="1"/>
          <w:numId w:val="2"/>
        </w:numPr>
        <w:ind w:left="0" w:firstLine="709"/>
        <w:jc w:val="both"/>
        <w:rPr>
          <w:rFonts w:ascii="Times New Roman" w:hAnsi="Times New Roman" w:cs="Times New Roman"/>
          <w:sz w:val="24"/>
          <w:szCs w:val="24"/>
        </w:rPr>
      </w:pPr>
      <w:bookmarkStart w:id="22" w:name="Par54"/>
      <w:bookmarkStart w:id="23" w:name="_Hlk216714935"/>
      <w:bookmarkEnd w:id="22"/>
      <w:r>
        <w:rPr>
          <w:rFonts w:ascii="Times New Roman" w:hAnsi="Times New Roman" w:cs="Times New Roman"/>
          <w:sz w:val="24"/>
          <w:szCs w:val="24"/>
        </w:rPr>
        <w:t>Стороны освобождаются от ответственности за частичное или полное неисполнение обязательств по Договору, если это неисполнение явилось следствием обстоятельств непреодолимой силы, возникших после заключения Договора, которые Стороны не могли предвидеть или предотвратить, и которые делают невозможным исполнение Сторонами обязательств по Договору (далее – «Форс-мажор»).</w:t>
      </w:r>
    </w:p>
    <w:p w14:paraId="778B4CB9"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При наступлении форс-мажора, каждая Сторона должна без промедления известить о нём в письменном виде другую Сторону.</w:t>
      </w:r>
    </w:p>
    <w:p w14:paraId="360B46E0"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Извещение должно содержать данные о характере форс-мажора, а также официальные документы, удостоверяющие наличие соответствующих обстоятельств и дающие оценку их влияния на возможность исполнения Стороной своих обязательств по настоящему Договору.</w:t>
      </w:r>
    </w:p>
    <w:p w14:paraId="69AAC7FA"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В случае наступления форс-мажора, срок выполнения Стороной обязательств по настоящему Договору отодвигается соразмерно времени, в течение которого действует этот форс-мажор.</w:t>
      </w:r>
    </w:p>
    <w:p w14:paraId="57C6C265"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Если форс-мажор и его последствия продолжают действовать более 2 (Двух) месяцев, Стороны проводят дополнительные переговоры для выявления приемлемых альтернативных способов исполнения Договора.</w:t>
      </w:r>
    </w:p>
    <w:p w14:paraId="7F1C9134"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Если форс-мажор продолжает действовать более 3 (Трех) месяцев, каждая Сторона вправе расторгнуть Договор в одностороннем порядке, предварительно уведомив об этом другую Сторону</w:t>
      </w:r>
      <w:bookmarkEnd w:id="23"/>
      <w:r>
        <w:rPr>
          <w:rFonts w:ascii="Times New Roman" w:hAnsi="Times New Roman" w:cs="Times New Roman"/>
          <w:sz w:val="24"/>
          <w:szCs w:val="24"/>
        </w:rPr>
        <w:t>.</w:t>
      </w:r>
    </w:p>
    <w:p w14:paraId="05FB630B"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Срок действия, изменение и расторжение Договора</w:t>
      </w:r>
    </w:p>
    <w:p w14:paraId="181346E2"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 xml:space="preserve">Настоящий Договор вступает в силу с даты его подписания Сторонами, указанной в преамбуле Договора, и действует в течение 1 (Одного) года. </w:t>
      </w:r>
    </w:p>
    <w:p w14:paraId="3693142F"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 xml:space="preserve">Настоящий Договор считается пролонгированным на тех же условиях и на такой же срок, если за 30 (Тридцать) дней до окончания срока его действия ни одна из Сторон не </w:t>
      </w:r>
      <w:r>
        <w:rPr>
          <w:rFonts w:ascii="Times New Roman" w:hAnsi="Times New Roman" w:cs="Times New Roman"/>
          <w:sz w:val="24"/>
          <w:szCs w:val="24"/>
        </w:rPr>
        <w:lastRenderedPageBreak/>
        <w:t>уведомит другую Сторону о его прекращении. При этом пролонгация допускается неограниченное количество раз.</w:t>
      </w:r>
    </w:p>
    <w:p w14:paraId="437A1EDF"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Исполнитель оказывает Услуги в течение срока, указанного в соответствующей Спецификации, либо до момента расторжения Договора и (или) Спецификации.</w:t>
      </w:r>
    </w:p>
    <w:p w14:paraId="3EFF3C02"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Все изменения и дополнения к Договору и Спецификациям действительны, если совершены в письменной форме и подписаны уполномоченными представителями Сторон. Соответствующие дополнительные соглашения Сторон являются неотъемлемой частью Договора.</w:t>
      </w:r>
    </w:p>
    <w:p w14:paraId="60AE0140" w14:textId="77777777" w:rsidR="0056420D" w:rsidRDefault="00000000">
      <w:pPr>
        <w:pStyle w:val="ConsPlusNormal"/>
        <w:numPr>
          <w:ilvl w:val="1"/>
          <w:numId w:val="2"/>
        </w:numPr>
        <w:spacing w:before="0"/>
        <w:ind w:left="0" w:firstLine="709"/>
        <w:jc w:val="both"/>
        <w:rPr>
          <w:rFonts w:ascii="Times New Roman" w:hAnsi="Times New Roman" w:cs="Times New Roman"/>
          <w:sz w:val="24"/>
          <w:szCs w:val="24"/>
        </w:rPr>
      </w:pPr>
      <w:r>
        <w:rPr>
          <w:rFonts w:ascii="Times New Roman" w:hAnsi="Times New Roman" w:cs="Times New Roman"/>
          <w:sz w:val="24"/>
          <w:szCs w:val="24"/>
        </w:rPr>
        <w:t>Договор может быть досрочно расторгнут по соглашению Сторон либо по требованию одной из Сторон в порядке и по основаниям, предусмотренным действующим законодательством Российской Федерации.</w:t>
      </w:r>
    </w:p>
    <w:p w14:paraId="0E72DD01"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Разрешение споров</w:t>
      </w:r>
    </w:p>
    <w:p w14:paraId="6795204A"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Все споры, связанные с заключением, исполнением и расторжением настоящего Договора, будут разрешаться Сторонами путем переговоров.</w:t>
      </w:r>
    </w:p>
    <w:p w14:paraId="5F04A82C"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sz w:val="24"/>
          <w:szCs w:val="24"/>
        </w:rPr>
        <w:t>Споры, не урегулированные путем переговоров, разрешаются в судебном порядке, установленном действующим законодательством Российской Федерации.</w:t>
      </w:r>
    </w:p>
    <w:p w14:paraId="50B49266" w14:textId="77777777" w:rsidR="0056420D" w:rsidRDefault="00000000">
      <w:pPr>
        <w:pStyle w:val="ConsPlusNormal"/>
        <w:numPr>
          <w:ilvl w:val="0"/>
          <w:numId w:val="2"/>
        </w:numPr>
        <w:ind w:left="0" w:firstLine="0"/>
        <w:jc w:val="center"/>
        <w:outlineLvl w:val="0"/>
        <w:rPr>
          <w:rFonts w:ascii="Times New Roman" w:hAnsi="Times New Roman" w:cs="Times New Roman"/>
          <w:b/>
          <w:bCs/>
          <w:sz w:val="24"/>
          <w:szCs w:val="24"/>
        </w:rPr>
      </w:pPr>
      <w:r>
        <w:rPr>
          <w:rFonts w:ascii="Times New Roman" w:hAnsi="Times New Roman" w:cs="Times New Roman"/>
          <w:b/>
          <w:bCs/>
          <w:sz w:val="24"/>
          <w:szCs w:val="24"/>
        </w:rPr>
        <w:t>Заключительные положения</w:t>
      </w:r>
    </w:p>
    <w:p w14:paraId="3A613AE8" w14:textId="77777777" w:rsidR="0056420D" w:rsidRDefault="00000000">
      <w:pPr>
        <w:pStyle w:val="ConsPlusNormal"/>
        <w:numPr>
          <w:ilvl w:val="1"/>
          <w:numId w:val="2"/>
        </w:numPr>
        <w:ind w:left="0" w:firstLine="709"/>
        <w:jc w:val="both"/>
        <w:rPr>
          <w:rFonts w:ascii="Times New Roman" w:hAnsi="Times New Roman" w:cs="Times New Roman"/>
          <w:sz w:val="24"/>
          <w:szCs w:val="24"/>
        </w:rPr>
      </w:pPr>
      <w:bookmarkStart w:id="24" w:name="_Hlk117006857"/>
      <w:r>
        <w:rPr>
          <w:rFonts w:ascii="Times New Roman" w:hAnsi="Times New Roman" w:cs="Times New Roman"/>
          <w:sz w:val="24"/>
          <w:szCs w:val="24"/>
        </w:rPr>
        <w:t>Стороны</w:t>
      </w:r>
      <w:r>
        <w:rPr>
          <w:rFonts w:ascii="Times New Roman" w:hAnsi="Times New Roman" w:cs="Times New Roman"/>
          <w:color w:val="000000"/>
          <w:sz w:val="24"/>
          <w:szCs w:val="24"/>
        </w:rPr>
        <w:t xml:space="preserve"> признают обязательную юридическую силу за перепиской и пересылаемыми посредством нее документами (содержимым электронных писем, включая вложенные сканированные копии документов), </w:t>
      </w:r>
      <w:r>
        <w:rPr>
          <w:rFonts w:ascii="Times New Roman" w:hAnsi="Times New Roman" w:cs="Times New Roman"/>
          <w:sz w:val="24"/>
          <w:szCs w:val="24"/>
        </w:rPr>
        <w:t>направленных с доменных имен, содержащихся в адресах корпоративной электронной почты Сторон, указанных в Разделе 11 настоящего Договора</w:t>
      </w:r>
      <w:r>
        <w:rPr>
          <w:rFonts w:ascii="Times New Roman" w:hAnsi="Times New Roman" w:cs="Times New Roman"/>
          <w:color w:val="000000"/>
          <w:sz w:val="24"/>
          <w:szCs w:val="24"/>
        </w:rPr>
        <w:t xml:space="preserve">, а также </w:t>
      </w:r>
      <w:r>
        <w:rPr>
          <w:rFonts w:ascii="Times New Roman" w:eastAsia="DengXian" w:hAnsi="Times New Roman" w:cs="Times New Roman"/>
          <w:color w:val="000000"/>
          <w:sz w:val="24"/>
          <w:szCs w:val="24"/>
        </w:rPr>
        <w:t xml:space="preserve">с использованием сервисов обмена мгновенными сообщениями – Telegram, </w:t>
      </w:r>
      <w:proofErr w:type="spellStart"/>
      <w:r>
        <w:rPr>
          <w:rFonts w:ascii="Times New Roman" w:eastAsia="DengXian" w:hAnsi="Times New Roman" w:cs="Times New Roman"/>
          <w:color w:val="000000"/>
          <w:sz w:val="24"/>
          <w:szCs w:val="24"/>
        </w:rPr>
        <w:t>WhatsApp</w:t>
      </w:r>
      <w:proofErr w:type="spellEnd"/>
      <w:r>
        <w:rPr>
          <w:rFonts w:ascii="Times New Roman" w:eastAsia="DengXian" w:hAnsi="Times New Roman" w:cs="Times New Roman"/>
          <w:color w:val="000000"/>
          <w:sz w:val="24"/>
          <w:szCs w:val="24"/>
        </w:rPr>
        <w:t xml:space="preserve"> и других мессенджеров по учетным записям, принадлежащих </w:t>
      </w:r>
      <w:r>
        <w:rPr>
          <w:rFonts w:ascii="Times New Roman" w:hAnsi="Times New Roman" w:cs="Times New Roman"/>
          <w:color w:val="000000"/>
          <w:sz w:val="24"/>
          <w:szCs w:val="24"/>
        </w:rPr>
        <w:t>работникам и представителям Сторон</w:t>
      </w:r>
      <w:r>
        <w:rPr>
          <w:rFonts w:ascii="Times New Roman" w:eastAsia="DengXian" w:hAnsi="Times New Roman" w:cs="Times New Roman"/>
          <w:color w:val="000000"/>
          <w:sz w:val="24"/>
          <w:szCs w:val="24"/>
        </w:rPr>
        <w:t>, в том числе за текстовыми и голосовыми (аудио) сообщениями, видеозаписями, любыми иными документами без обязательного последующего их подтверждения оригиналами.</w:t>
      </w:r>
    </w:p>
    <w:p w14:paraId="3F1DA6AE"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Стороны признают и соглашаются с тем, что любые сообщения, письма и документы, направленные указанными в п. 10.1. Договора способами, являются исходящими от работников и представителей Сторон, имеют силу простой электронной подписи и равнозначны бумажным документам с личными подписями этих лиц, в том числе в случае, когда они не содержат сведений об отправителе (подписи).</w:t>
      </w:r>
    </w:p>
    <w:p w14:paraId="6F90373A"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Стороны обязуются сообщать друг другу обо всех случаях взлома или иного несанкционированного доступа к электронным почтовым ящикам, телефонным номерам или аккаунтам</w:t>
      </w:r>
      <w:r>
        <w:rPr>
          <w:rFonts w:ascii="Times New Roman" w:hAnsi="Times New Roman" w:cs="Times New Roman"/>
        </w:rPr>
        <w:t xml:space="preserve"> </w:t>
      </w:r>
      <w:r>
        <w:rPr>
          <w:rFonts w:ascii="Times New Roman" w:hAnsi="Times New Roman" w:cs="Times New Roman"/>
          <w:color w:val="000000"/>
          <w:sz w:val="24"/>
          <w:szCs w:val="24"/>
        </w:rPr>
        <w:t>работников и представителей Сторон. В отсутствие такого уведомления переписка и документы будут считаться совершенными надлежащим образом.</w:t>
      </w:r>
      <w:bookmarkEnd w:id="24"/>
    </w:p>
    <w:p w14:paraId="0AA399FE"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Для обмена актами, счетами и иными документами Стороны допускают использование системы электронного документооборота (ЭДО) с передачей документов через операторов ЭДО и применением для их подписания усиленных квалифицированных электронных подписей.</w:t>
      </w:r>
    </w:p>
    <w:p w14:paraId="41576ABB"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 xml:space="preserve">В случае изменения у Стороны наименования, адреса или банковских реквизитов Сторона письменно уведомляет об этом другую Сторону в течение 5 (Пяти) рабочих дней со дня такого изменения любым доступным способом, позволяющим подтвердить получение такого уведомления адресатом. Со дня получения другой Стороной уведомления о смене адреса и (или) об изменении банковских реквизитов исполнение другой Стороной </w:t>
      </w:r>
      <w:r>
        <w:rPr>
          <w:rFonts w:ascii="Times New Roman" w:hAnsi="Times New Roman" w:cs="Times New Roman"/>
          <w:color w:val="000000"/>
          <w:sz w:val="24"/>
          <w:szCs w:val="24"/>
        </w:rPr>
        <w:lastRenderedPageBreak/>
        <w:t>своих обязательств по настоящему Договору по прежнему адресу и (или) прежним банковским реквизитам считается ненадлежащим и влечет за собой предусмотренную Договором ответственность.</w:t>
      </w:r>
    </w:p>
    <w:p w14:paraId="51A67062"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Настоящий Договор составлен в 2 (Двух) экземплярах, имеющих одинаковую юридическую силу, по 1 (Одному) экземпляру для каждой из Сторон, либо в форме электронного документа, подписанного c использованием усиленной квалифицированной электронной подписи через согласованных операторов электронного документооборота.</w:t>
      </w:r>
    </w:p>
    <w:p w14:paraId="79324161" w14:textId="77777777" w:rsidR="0056420D" w:rsidRDefault="00000000">
      <w:pPr>
        <w:pStyle w:val="ConsPlusNormal"/>
        <w:numPr>
          <w:ilvl w:val="1"/>
          <w:numId w:val="2"/>
        </w:numPr>
        <w:ind w:left="0" w:firstLine="709"/>
        <w:jc w:val="both"/>
        <w:rPr>
          <w:rFonts w:ascii="Times New Roman" w:hAnsi="Times New Roman" w:cs="Times New Roman"/>
          <w:sz w:val="24"/>
          <w:szCs w:val="24"/>
        </w:rPr>
      </w:pPr>
      <w:r>
        <w:rPr>
          <w:rFonts w:ascii="Times New Roman" w:hAnsi="Times New Roman" w:cs="Times New Roman"/>
          <w:color w:val="000000"/>
          <w:sz w:val="24"/>
          <w:szCs w:val="24"/>
        </w:rPr>
        <w:t>Приложения к настоящему Договору являются его неотъемлемой частью:</w:t>
      </w:r>
    </w:p>
    <w:p w14:paraId="18032804" w14:textId="77777777" w:rsidR="0056420D" w:rsidRDefault="00000000">
      <w:pPr>
        <w:pStyle w:val="affa"/>
        <w:numPr>
          <w:ilvl w:val="0"/>
          <w:numId w:val="5"/>
        </w:numPr>
        <w:jc w:val="both"/>
        <w:rPr>
          <w:rFonts w:ascii="Times New Roman" w:hAnsi="Times New Roman"/>
          <w:color w:val="000000"/>
          <w:sz w:val="24"/>
          <w:szCs w:val="24"/>
          <w:lang w:eastAsia="zh-CN"/>
        </w:rPr>
      </w:pPr>
      <w:r>
        <w:rPr>
          <w:rFonts w:ascii="Times New Roman" w:hAnsi="Times New Roman"/>
          <w:color w:val="000000"/>
          <w:sz w:val="24"/>
          <w:szCs w:val="24"/>
          <w:lang w:eastAsia="zh-CN"/>
        </w:rPr>
        <w:t xml:space="preserve">Приложение № 1 – </w:t>
      </w:r>
      <w:r>
        <w:rPr>
          <w:rFonts w:ascii="Times New Roman" w:hAnsi="Times New Roman"/>
          <w:sz w:val="24"/>
          <w:szCs w:val="24"/>
        </w:rPr>
        <w:t xml:space="preserve">Спецификация </w:t>
      </w:r>
      <w:r>
        <w:rPr>
          <w:rFonts w:ascii="Times New Roman" w:hAnsi="Times New Roman"/>
          <w:color w:val="000000"/>
          <w:sz w:val="24"/>
          <w:szCs w:val="24"/>
          <w:lang w:eastAsia="zh-CN"/>
        </w:rPr>
        <w:t>(Форма).</w:t>
      </w:r>
    </w:p>
    <w:p w14:paraId="4C22EC02" w14:textId="77777777" w:rsidR="0056420D" w:rsidRDefault="00000000">
      <w:pPr>
        <w:pStyle w:val="ConsPlusNormal"/>
        <w:numPr>
          <w:ilvl w:val="0"/>
          <w:numId w:val="2"/>
        </w:numPr>
        <w:ind w:left="0" w:firstLine="0"/>
        <w:jc w:val="center"/>
        <w:outlineLvl w:val="0"/>
        <w:rPr>
          <w:rFonts w:ascii="Times New Roman" w:eastAsia="DengXian Light" w:hAnsi="Times New Roman" w:cs="Times New Roman"/>
          <w:b/>
          <w:iCs/>
          <w:sz w:val="24"/>
          <w:szCs w:val="32"/>
        </w:rPr>
      </w:pPr>
      <w:r>
        <w:rPr>
          <w:rFonts w:ascii="Times New Roman" w:eastAsia="DengXian Light" w:hAnsi="Times New Roman" w:cs="Times New Roman"/>
          <w:b/>
          <w:iCs/>
          <w:sz w:val="24"/>
          <w:szCs w:val="32"/>
        </w:rPr>
        <w:t>Юридические адреса и банковские реквизиты Сторон</w:t>
      </w:r>
    </w:p>
    <w:tbl>
      <w:tblPr>
        <w:tblW w:w="4854" w:type="pct"/>
        <w:tblLayout w:type="fixed"/>
        <w:tblCellMar>
          <w:left w:w="70" w:type="dxa"/>
          <w:right w:w="70" w:type="dxa"/>
        </w:tblCellMar>
        <w:tblLook w:val="04A0" w:firstRow="1" w:lastRow="0" w:firstColumn="1" w:lastColumn="0" w:noHBand="0" w:noVBand="1"/>
      </w:tblPr>
      <w:tblGrid>
        <w:gridCol w:w="4541"/>
        <w:gridCol w:w="4541"/>
      </w:tblGrid>
      <w:tr w:rsidR="0056420D" w14:paraId="2AB5E487" w14:textId="77777777">
        <w:tc>
          <w:tcPr>
            <w:tcW w:w="4541" w:type="dxa"/>
          </w:tcPr>
          <w:p w14:paraId="72C4D84C" w14:textId="77777777" w:rsidR="0056420D" w:rsidRDefault="00000000">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Исполнитель:</w:t>
            </w:r>
          </w:p>
          <w:p w14:paraId="04AAD812" w14:textId="77777777" w:rsidR="0056420D" w:rsidRDefault="0056420D">
            <w:pPr>
              <w:spacing w:after="0" w:line="240" w:lineRule="auto"/>
              <w:rPr>
                <w:rFonts w:ascii="Times New Roman" w:eastAsia="Times New Roman" w:hAnsi="Times New Roman"/>
                <w:b/>
                <w:sz w:val="24"/>
                <w:szCs w:val="24"/>
              </w:rPr>
            </w:pPr>
          </w:p>
        </w:tc>
        <w:tc>
          <w:tcPr>
            <w:tcW w:w="4541" w:type="dxa"/>
          </w:tcPr>
          <w:p w14:paraId="292FD2C7" w14:textId="77777777" w:rsidR="0056420D" w:rsidRDefault="00000000">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Заказчик</w:t>
            </w:r>
            <w:r>
              <w:rPr>
                <w:rFonts w:ascii="Times New Roman" w:eastAsia="Times New Roman" w:hAnsi="Times New Roman"/>
                <w:b/>
                <w:bCs/>
                <w:sz w:val="24"/>
                <w:szCs w:val="24"/>
              </w:rPr>
              <w:t>:</w:t>
            </w:r>
          </w:p>
        </w:tc>
      </w:tr>
      <w:tr w:rsidR="0056420D" w14:paraId="12296C45" w14:textId="77777777">
        <w:tc>
          <w:tcPr>
            <w:tcW w:w="4541" w:type="dxa"/>
          </w:tcPr>
          <w:p w14:paraId="1F0CC66B" w14:textId="77777777" w:rsidR="0056420D" w:rsidRDefault="00000000">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ПК «РАД КОП»</w:t>
            </w:r>
          </w:p>
          <w:p w14:paraId="4824B343" w14:textId="77777777" w:rsidR="0056420D" w:rsidRDefault="0056420D">
            <w:pPr>
              <w:spacing w:after="0" w:line="240" w:lineRule="auto"/>
              <w:rPr>
                <w:rFonts w:ascii="Times New Roman" w:eastAsia="Times New Roman" w:hAnsi="Times New Roman"/>
                <w:bCs/>
                <w:sz w:val="24"/>
                <w:szCs w:val="24"/>
              </w:rPr>
            </w:pPr>
          </w:p>
          <w:p w14:paraId="42FDFA9D" w14:textId="77777777" w:rsidR="0056420D" w:rsidRDefault="00000000">
            <w:pPr>
              <w:spacing w:after="0" w:line="240" w:lineRule="auto"/>
              <w:rPr>
                <w:rFonts w:ascii="Times New Roman" w:eastAsia="Times New Roman" w:hAnsi="Times New Roman"/>
                <w:bCs/>
                <w:sz w:val="24"/>
                <w:szCs w:val="24"/>
              </w:rPr>
            </w:pPr>
            <w:r>
              <w:rPr>
                <w:rFonts w:ascii="Times New Roman" w:hAnsi="Times New Roman"/>
                <w:sz w:val="24"/>
                <w:szCs w:val="24"/>
              </w:rPr>
              <w:t>Адрес:</w:t>
            </w:r>
            <w:r>
              <w:rPr>
                <w:rFonts w:ascii="Times New Roman" w:hAnsi="Times New Roman"/>
              </w:rPr>
              <w:t xml:space="preserve"> </w:t>
            </w:r>
            <w:r>
              <w:rPr>
                <w:rFonts w:ascii="Times New Roman" w:eastAsia="Times New Roman" w:hAnsi="Times New Roman"/>
                <w:bCs/>
                <w:sz w:val="24"/>
                <w:szCs w:val="24"/>
              </w:rPr>
              <w:t>143404, Московская область, г. Красногорск, ул. Дачная, д. 11а, офис 14/37 ком. 15</w:t>
            </w:r>
          </w:p>
          <w:p w14:paraId="24843ABE"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Тел.: 8 (804) 700-79-96</w:t>
            </w:r>
          </w:p>
          <w:p w14:paraId="7FCE5F77"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 xml:space="preserve">Адрес электронной почты: </w:t>
            </w:r>
            <w:proofErr w:type="spellStart"/>
            <w:r>
              <w:rPr>
                <w:rFonts w:ascii="Times New Roman" w:eastAsia="Times New Roman" w:hAnsi="Times New Roman"/>
                <w:bCs/>
                <w:sz w:val="24"/>
                <w:szCs w:val="24"/>
              </w:rPr>
              <w:t>inbox@radcop.online</w:t>
            </w:r>
            <w:proofErr w:type="spellEnd"/>
          </w:p>
          <w:p w14:paraId="2B314D45"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ОГРН 1225000081085</w:t>
            </w:r>
          </w:p>
          <w:p w14:paraId="1D6E1F6B"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ИНН 5024223968</w:t>
            </w:r>
          </w:p>
          <w:p w14:paraId="24B80D10"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КПП 502401001</w:t>
            </w:r>
          </w:p>
          <w:p w14:paraId="43D9D356"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р/с 40702810902500135297</w:t>
            </w:r>
          </w:p>
          <w:p w14:paraId="168D70BF"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в ООО «Банк Точка» г. Москва</w:t>
            </w:r>
          </w:p>
          <w:p w14:paraId="4B2B1572" w14:textId="77777777" w:rsidR="0056420D" w:rsidRDefault="00000000">
            <w:pPr>
              <w:spacing w:after="0" w:line="240" w:lineRule="auto"/>
              <w:rPr>
                <w:rFonts w:ascii="Times New Roman" w:eastAsia="Times New Roman" w:hAnsi="Times New Roman"/>
                <w:bCs/>
                <w:sz w:val="24"/>
                <w:szCs w:val="24"/>
              </w:rPr>
            </w:pPr>
            <w:r>
              <w:rPr>
                <w:rFonts w:ascii="Times New Roman" w:eastAsia="Times New Roman" w:hAnsi="Times New Roman"/>
                <w:bCs/>
                <w:sz w:val="24"/>
                <w:szCs w:val="24"/>
              </w:rPr>
              <w:t xml:space="preserve">к/с 30101810745374525104 </w:t>
            </w:r>
          </w:p>
          <w:p w14:paraId="4EE289E2"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bCs/>
                <w:sz w:val="24"/>
                <w:szCs w:val="24"/>
              </w:rPr>
              <w:t>БИК 044525104</w:t>
            </w:r>
          </w:p>
        </w:tc>
        <w:tc>
          <w:tcPr>
            <w:tcW w:w="4541" w:type="dxa"/>
          </w:tcPr>
          <w:p w14:paraId="63D08A47" w14:textId="77777777" w:rsidR="0056420D" w:rsidRDefault="00000000">
            <w:pPr>
              <w:spacing w:after="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ООО ПКО «РСВ» </w:t>
            </w:r>
          </w:p>
          <w:p w14:paraId="5255A434" w14:textId="77777777" w:rsidR="0056420D" w:rsidRDefault="0056420D">
            <w:pPr>
              <w:spacing w:after="0" w:line="240" w:lineRule="auto"/>
              <w:rPr>
                <w:rFonts w:ascii="Times New Roman" w:eastAsia="Times New Roman" w:hAnsi="Times New Roman"/>
                <w:sz w:val="24"/>
                <w:szCs w:val="24"/>
              </w:rPr>
            </w:pPr>
          </w:p>
          <w:p w14:paraId="3A8933A3" w14:textId="77777777" w:rsidR="0056420D" w:rsidRDefault="00000000">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Адрес: 127055, Москва, ул. Бутырский Вал, д. 68/70, стр. 1, этаж 2, помещение I, комната № 4</w:t>
            </w:r>
          </w:p>
          <w:p w14:paraId="3C8EB866"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Тел: 8 (495) 982-54-75</w:t>
            </w:r>
          </w:p>
          <w:p w14:paraId="4A450622"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Адрес электронной почты: telecom@rsvcollection.ru</w:t>
            </w:r>
          </w:p>
          <w:p w14:paraId="55092177"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ОГРН 1127746618768</w:t>
            </w:r>
          </w:p>
          <w:p w14:paraId="5A55A746"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ИНН 7707782563</w:t>
            </w:r>
          </w:p>
          <w:p w14:paraId="22FF087D"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КПП 785250001</w:t>
            </w:r>
          </w:p>
          <w:p w14:paraId="2CF57801"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р/с 40702810838000008491</w:t>
            </w:r>
          </w:p>
          <w:p w14:paraId="60099AF9"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в ПАО СБЕРБАНК</w:t>
            </w:r>
          </w:p>
          <w:p w14:paraId="6B8B2FC6"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к/с 30101810400000000225</w:t>
            </w:r>
          </w:p>
          <w:p w14:paraId="55B4BFA8" w14:textId="77777777" w:rsidR="0056420D" w:rsidRDefault="000000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БИК 044525225</w:t>
            </w:r>
          </w:p>
        </w:tc>
      </w:tr>
    </w:tbl>
    <w:p w14:paraId="5A2B5D8B" w14:textId="77777777" w:rsidR="0056420D" w:rsidRDefault="0056420D">
      <w:pPr>
        <w:spacing w:after="120" w:line="240" w:lineRule="auto"/>
        <w:jc w:val="center"/>
        <w:rPr>
          <w:rFonts w:ascii="Times New Roman" w:eastAsia="Times New Roman" w:hAnsi="Times New Roman"/>
          <w:b/>
          <w:bCs/>
          <w:sz w:val="24"/>
          <w:szCs w:val="24"/>
        </w:rPr>
      </w:pPr>
    </w:p>
    <w:p w14:paraId="4CB08C77" w14:textId="77777777" w:rsidR="0056420D" w:rsidRDefault="00000000">
      <w:pPr>
        <w:spacing w:after="12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Подписи Сторон</w:t>
      </w:r>
    </w:p>
    <w:tbl>
      <w:tblPr>
        <w:tblStyle w:val="13"/>
        <w:tblW w:w="5000" w:type="pct"/>
        <w:tblLayout w:type="fixed"/>
        <w:tblLook w:val="04A0" w:firstRow="1" w:lastRow="0" w:firstColumn="1" w:lastColumn="0" w:noHBand="0" w:noVBand="1"/>
      </w:tblPr>
      <w:tblGrid>
        <w:gridCol w:w="4677"/>
        <w:gridCol w:w="4678"/>
      </w:tblGrid>
      <w:tr w:rsidR="0056420D" w14:paraId="2F5693F8" w14:textId="77777777">
        <w:tc>
          <w:tcPr>
            <w:tcW w:w="4677" w:type="dxa"/>
            <w:tcBorders>
              <w:top w:val="none" w:sz="4" w:space="0" w:color="000000"/>
              <w:left w:val="none" w:sz="4" w:space="0" w:color="000000"/>
              <w:bottom w:val="none" w:sz="4" w:space="0" w:color="000000"/>
              <w:right w:val="none" w:sz="4" w:space="0" w:color="000000"/>
            </w:tcBorders>
          </w:tcPr>
          <w:p w14:paraId="2C098B72" w14:textId="77777777" w:rsidR="0056420D" w:rsidRDefault="00000000">
            <w:pPr>
              <w:spacing w:after="0" w:line="240" w:lineRule="auto"/>
              <w:jc w:val="both"/>
              <w:rPr>
                <w:rFonts w:ascii="Times New Roman" w:eastAsia="Times New Roman" w:hAnsi="Times New Roman"/>
                <w:b/>
                <w:bCs/>
                <w:sz w:val="24"/>
                <w:szCs w:val="24"/>
              </w:rPr>
            </w:pPr>
            <w:bookmarkStart w:id="25" w:name="_Hlk203406677"/>
            <w:r>
              <w:rPr>
                <w:rFonts w:ascii="Times New Roman" w:eastAsia="Times New Roman" w:hAnsi="Times New Roman"/>
                <w:b/>
                <w:bCs/>
                <w:sz w:val="24"/>
                <w:szCs w:val="24"/>
              </w:rPr>
              <w:t>Исполнитель:</w:t>
            </w:r>
          </w:p>
          <w:p w14:paraId="05376291" w14:textId="77777777" w:rsidR="0056420D" w:rsidRDefault="0056420D">
            <w:pPr>
              <w:spacing w:after="0" w:line="240" w:lineRule="auto"/>
              <w:jc w:val="both"/>
              <w:rPr>
                <w:rFonts w:eastAsia="Times New Roman"/>
                <w:b/>
                <w:bCs/>
                <w:sz w:val="24"/>
                <w:szCs w:val="24"/>
              </w:rPr>
            </w:pPr>
          </w:p>
        </w:tc>
        <w:tc>
          <w:tcPr>
            <w:tcW w:w="4678" w:type="dxa"/>
            <w:tcBorders>
              <w:top w:val="none" w:sz="4" w:space="0" w:color="000000"/>
              <w:left w:val="none" w:sz="4" w:space="0" w:color="000000"/>
              <w:bottom w:val="none" w:sz="4" w:space="0" w:color="000000"/>
              <w:right w:val="none" w:sz="4" w:space="0" w:color="000000"/>
            </w:tcBorders>
          </w:tcPr>
          <w:p w14:paraId="38CD1976" w14:textId="77777777" w:rsidR="0056420D" w:rsidRDefault="00000000">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Заказчик:</w:t>
            </w:r>
          </w:p>
        </w:tc>
      </w:tr>
      <w:tr w:rsidR="0056420D" w14:paraId="782EF243" w14:textId="77777777">
        <w:tc>
          <w:tcPr>
            <w:tcW w:w="4677" w:type="dxa"/>
            <w:tcBorders>
              <w:top w:val="none" w:sz="4" w:space="0" w:color="000000"/>
              <w:left w:val="none" w:sz="4" w:space="0" w:color="000000"/>
              <w:bottom w:val="none" w:sz="4" w:space="0" w:color="000000"/>
              <w:right w:val="none" w:sz="4" w:space="0" w:color="000000"/>
            </w:tcBorders>
          </w:tcPr>
          <w:p w14:paraId="27774B3D"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Председатель</w:t>
            </w:r>
          </w:p>
          <w:p w14:paraId="268E3B34"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ПК «РАД КОП»</w:t>
            </w:r>
          </w:p>
          <w:p w14:paraId="3981FDC7" w14:textId="77777777" w:rsidR="0056420D" w:rsidRDefault="0056420D">
            <w:pPr>
              <w:spacing w:after="0" w:line="240" w:lineRule="auto"/>
              <w:jc w:val="both"/>
              <w:rPr>
                <w:rFonts w:eastAsia="Times New Roman"/>
                <w:b/>
                <w:bCs/>
                <w:sz w:val="24"/>
                <w:szCs w:val="24"/>
              </w:rPr>
            </w:pPr>
          </w:p>
          <w:p w14:paraId="4AF1847F"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 Р.М. Гусейнов </w:t>
            </w:r>
          </w:p>
          <w:p w14:paraId="2E74E7BC" w14:textId="77777777" w:rsidR="0056420D" w:rsidRDefault="00000000">
            <w:pPr>
              <w:spacing w:after="0" w:line="240" w:lineRule="auto"/>
              <w:jc w:val="both"/>
              <w:rPr>
                <w:rFonts w:eastAsia="Times New Roman"/>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p>
        </w:tc>
        <w:tc>
          <w:tcPr>
            <w:tcW w:w="4678" w:type="dxa"/>
            <w:tcBorders>
              <w:top w:val="none" w:sz="4" w:space="0" w:color="000000"/>
              <w:left w:val="none" w:sz="4" w:space="0" w:color="000000"/>
              <w:bottom w:val="none" w:sz="4" w:space="0" w:color="000000"/>
              <w:right w:val="none" w:sz="4" w:space="0" w:color="000000"/>
            </w:tcBorders>
          </w:tcPr>
          <w:p w14:paraId="55EAEAD7" w14:textId="77777777" w:rsidR="0056420D" w:rsidRDefault="00000000">
            <w:pPr>
              <w:spacing w:after="0" w:line="240" w:lineRule="auto"/>
              <w:jc w:val="both"/>
              <w:rPr>
                <w:rFonts w:eastAsia="Calibri"/>
                <w:sz w:val="24"/>
                <w:szCs w:val="24"/>
              </w:rPr>
            </w:pPr>
            <w:r>
              <w:rPr>
                <w:rFonts w:ascii="Times New Roman" w:eastAsia="Calibri" w:hAnsi="Times New Roman"/>
                <w:sz w:val="24"/>
                <w:szCs w:val="24"/>
              </w:rPr>
              <w:t>Генеральный директор</w:t>
            </w:r>
          </w:p>
          <w:p w14:paraId="30402840" w14:textId="77777777" w:rsidR="0056420D" w:rsidRDefault="00000000">
            <w:pPr>
              <w:spacing w:after="0" w:line="240" w:lineRule="auto"/>
              <w:rPr>
                <w:rFonts w:eastAsia="Times New Roman"/>
                <w:sz w:val="24"/>
                <w:szCs w:val="24"/>
              </w:rPr>
            </w:pPr>
            <w:r>
              <w:rPr>
                <w:rFonts w:ascii="Times New Roman" w:eastAsia="Times New Roman" w:hAnsi="Times New Roman"/>
                <w:sz w:val="24"/>
                <w:szCs w:val="24"/>
              </w:rPr>
              <w:t xml:space="preserve">ООО ПКО «РСВ» </w:t>
            </w:r>
          </w:p>
          <w:p w14:paraId="2854F98A" w14:textId="77777777" w:rsidR="0056420D" w:rsidRDefault="0056420D">
            <w:pPr>
              <w:spacing w:after="0" w:line="240" w:lineRule="auto"/>
              <w:rPr>
                <w:rFonts w:eastAsia="Times New Roman"/>
                <w:sz w:val="24"/>
                <w:szCs w:val="24"/>
              </w:rPr>
            </w:pPr>
          </w:p>
          <w:p w14:paraId="5EF5F840"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_____________________ Г.В. Никифоров </w:t>
            </w:r>
          </w:p>
          <w:p w14:paraId="1D419647" w14:textId="77777777" w:rsidR="0056420D" w:rsidRDefault="00000000">
            <w:pPr>
              <w:spacing w:after="0" w:line="240" w:lineRule="auto"/>
              <w:jc w:val="both"/>
              <w:rPr>
                <w:rFonts w:eastAsia="Times New Roman"/>
                <w:b/>
                <w:bCs/>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bookmarkEnd w:id="25"/>
          </w:p>
        </w:tc>
      </w:tr>
    </w:tbl>
    <w:p w14:paraId="3C10F7B1" w14:textId="77777777" w:rsidR="0056420D" w:rsidRDefault="0056420D">
      <w:pPr>
        <w:keepNext/>
        <w:spacing w:before="240" w:after="120" w:line="240" w:lineRule="auto"/>
        <w:jc w:val="right"/>
        <w:outlineLvl w:val="1"/>
      </w:pPr>
    </w:p>
    <w:p w14:paraId="71FB04CF" w14:textId="77777777" w:rsidR="0056420D" w:rsidRDefault="00000000">
      <w:pPr>
        <w:spacing w:after="0" w:line="240" w:lineRule="auto"/>
      </w:pPr>
      <w:r>
        <w:br w:type="page" w:clear="all"/>
      </w:r>
    </w:p>
    <w:p w14:paraId="45F46C4A" w14:textId="08B23300" w:rsidR="0056420D" w:rsidRDefault="00000000">
      <w:pPr>
        <w:keepNext/>
        <w:spacing w:before="240" w:after="120" w:line="240" w:lineRule="auto"/>
        <w:jc w:val="right"/>
        <w:outlineLvl w:val="1"/>
        <w:rPr>
          <w:rFonts w:ascii="Times New Roman" w:eastAsia="Times New Roman" w:hAnsi="Times New Roman"/>
          <w:b/>
          <w:sz w:val="24"/>
          <w:szCs w:val="20"/>
        </w:rPr>
      </w:pPr>
      <w:r>
        <w:rPr>
          <w:rFonts w:ascii="Times New Roman" w:eastAsia="Times New Roman" w:hAnsi="Times New Roman"/>
          <w:b/>
          <w:sz w:val="24"/>
          <w:szCs w:val="20"/>
        </w:rPr>
        <w:lastRenderedPageBreak/>
        <w:t>Приложение № 1</w:t>
      </w:r>
      <w:r>
        <w:rPr>
          <w:rFonts w:ascii="Times New Roman" w:eastAsia="Times New Roman" w:hAnsi="Times New Roman"/>
          <w:b/>
          <w:sz w:val="24"/>
          <w:szCs w:val="20"/>
        </w:rPr>
        <w:br/>
        <w:t xml:space="preserve">к Договору </w:t>
      </w:r>
      <w:r>
        <w:rPr>
          <w:rFonts w:ascii="Times New Roman" w:eastAsia="Times New Roman" w:hAnsi="Times New Roman"/>
          <w:b/>
          <w:sz w:val="24"/>
          <w:szCs w:val="20"/>
        </w:rPr>
        <w:br/>
        <w:t xml:space="preserve">от </w:t>
      </w:r>
      <w:bookmarkStart w:id="26" w:name="_Hlk217569285"/>
      <w:r>
        <w:rPr>
          <w:rFonts w:ascii="Times New Roman" w:eastAsia="Times New Roman" w:hAnsi="Times New Roman"/>
          <w:b/>
          <w:sz w:val="24"/>
          <w:szCs w:val="20"/>
        </w:rPr>
        <w:t>«</w:t>
      </w:r>
      <w:r w:rsidR="009649F1">
        <w:rPr>
          <w:rFonts w:ascii="Times New Roman" w:eastAsia="Times New Roman" w:hAnsi="Times New Roman"/>
          <w:b/>
          <w:sz w:val="24"/>
          <w:szCs w:val="20"/>
        </w:rPr>
        <w:t>1</w:t>
      </w:r>
      <w:r w:rsidR="00531D81">
        <w:rPr>
          <w:rFonts w:ascii="Times New Roman" w:eastAsia="Times New Roman" w:hAnsi="Times New Roman"/>
          <w:b/>
          <w:sz w:val="24"/>
          <w:szCs w:val="20"/>
        </w:rPr>
        <w:t>3</w:t>
      </w:r>
      <w:r>
        <w:rPr>
          <w:rFonts w:ascii="Times New Roman" w:eastAsia="Times New Roman" w:hAnsi="Times New Roman"/>
          <w:b/>
          <w:sz w:val="24"/>
          <w:szCs w:val="20"/>
        </w:rPr>
        <w:t xml:space="preserve">» </w:t>
      </w:r>
      <w:r w:rsidR="009649F1">
        <w:rPr>
          <w:rFonts w:ascii="Times New Roman" w:eastAsia="Times New Roman" w:hAnsi="Times New Roman"/>
          <w:b/>
          <w:sz w:val="24"/>
          <w:szCs w:val="20"/>
        </w:rPr>
        <w:t>февраля</w:t>
      </w:r>
      <w:r>
        <w:rPr>
          <w:rFonts w:ascii="Times New Roman" w:eastAsia="Times New Roman" w:hAnsi="Times New Roman"/>
          <w:b/>
          <w:sz w:val="24"/>
          <w:szCs w:val="20"/>
        </w:rPr>
        <w:t xml:space="preserve"> 202</w:t>
      </w:r>
      <w:r w:rsidR="009649F1">
        <w:rPr>
          <w:rFonts w:ascii="Times New Roman" w:eastAsia="Times New Roman" w:hAnsi="Times New Roman"/>
          <w:b/>
          <w:sz w:val="24"/>
          <w:szCs w:val="20"/>
        </w:rPr>
        <w:t>6</w:t>
      </w:r>
      <w:r>
        <w:rPr>
          <w:rFonts w:ascii="Times New Roman" w:eastAsia="Times New Roman" w:hAnsi="Times New Roman"/>
          <w:b/>
          <w:sz w:val="24"/>
          <w:szCs w:val="20"/>
        </w:rPr>
        <w:t xml:space="preserve"> г. № 104/ДРГ-2025</w:t>
      </w:r>
      <w:bookmarkEnd w:id="26"/>
    </w:p>
    <w:p w14:paraId="4CEB2CB9" w14:textId="77777777" w:rsidR="0056420D" w:rsidRDefault="0056420D">
      <w:pPr>
        <w:spacing w:after="0" w:line="240" w:lineRule="auto"/>
        <w:jc w:val="center"/>
        <w:rPr>
          <w:rFonts w:ascii="Times New Roman" w:eastAsia="Times New Roman" w:hAnsi="Times New Roman"/>
          <w:b/>
          <w:bCs/>
          <w:sz w:val="24"/>
          <w:szCs w:val="24"/>
        </w:rPr>
      </w:pPr>
    </w:p>
    <w:p w14:paraId="751F86E0" w14:textId="77777777" w:rsidR="0056420D" w:rsidRDefault="00000000">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ФОРМА</w:t>
      </w:r>
    </w:p>
    <w:p w14:paraId="55863F20" w14:textId="77777777" w:rsidR="0056420D" w:rsidRDefault="0056420D">
      <w:pPr>
        <w:spacing w:after="0" w:line="240" w:lineRule="auto"/>
        <w:jc w:val="center"/>
        <w:rPr>
          <w:rFonts w:ascii="Times New Roman" w:eastAsia="Times New Roman" w:hAnsi="Times New Roman"/>
          <w:b/>
          <w:bCs/>
          <w:sz w:val="24"/>
          <w:szCs w:val="24"/>
        </w:rPr>
      </w:pPr>
    </w:p>
    <w:p w14:paraId="1A30A34A" w14:textId="77777777" w:rsidR="0056420D" w:rsidRDefault="00000000">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СПЕЦИФИКАЦИЯ № _______</w:t>
      </w:r>
    </w:p>
    <w:p w14:paraId="56F5209A" w14:textId="44DEA976" w:rsidR="0056420D" w:rsidRDefault="00000000">
      <w:pPr>
        <w:spacing w:after="0" w:line="240" w:lineRule="auto"/>
        <w:jc w:val="center"/>
        <w:rPr>
          <w:rFonts w:ascii="Times New Roman" w:eastAsia="Times New Roman" w:hAnsi="Times New Roman"/>
          <w:b/>
          <w:bCs/>
          <w:sz w:val="24"/>
          <w:szCs w:val="24"/>
        </w:rPr>
      </w:pPr>
      <w:r>
        <w:rPr>
          <w:rFonts w:ascii="Times New Roman" w:eastAsia="Times New Roman" w:hAnsi="Times New Roman"/>
          <w:bCs/>
          <w:sz w:val="24"/>
          <w:szCs w:val="20"/>
        </w:rPr>
        <w:t xml:space="preserve">к Договору от </w:t>
      </w:r>
      <w:r w:rsidR="009649F1" w:rsidRPr="009649F1">
        <w:rPr>
          <w:rFonts w:ascii="Times New Roman" w:eastAsia="Times New Roman" w:hAnsi="Times New Roman"/>
          <w:bCs/>
          <w:sz w:val="24"/>
          <w:szCs w:val="20"/>
        </w:rPr>
        <w:t>«1</w:t>
      </w:r>
      <w:r w:rsidR="00531D81">
        <w:rPr>
          <w:rFonts w:ascii="Times New Roman" w:eastAsia="Times New Roman" w:hAnsi="Times New Roman"/>
          <w:bCs/>
          <w:sz w:val="24"/>
          <w:szCs w:val="20"/>
        </w:rPr>
        <w:t>3</w:t>
      </w:r>
      <w:r w:rsidR="009649F1" w:rsidRPr="009649F1">
        <w:rPr>
          <w:rFonts w:ascii="Times New Roman" w:eastAsia="Times New Roman" w:hAnsi="Times New Roman"/>
          <w:bCs/>
          <w:sz w:val="24"/>
          <w:szCs w:val="20"/>
        </w:rPr>
        <w:t>» февраля 2026 г. № 104/ДРГ-2025</w:t>
      </w:r>
    </w:p>
    <w:p w14:paraId="14F0A22B" w14:textId="77777777" w:rsidR="0056420D" w:rsidRDefault="0056420D">
      <w:pPr>
        <w:spacing w:after="0" w:line="240" w:lineRule="auto"/>
        <w:jc w:val="center"/>
        <w:rPr>
          <w:rFonts w:ascii="Times New Roman" w:eastAsia="Times New Roman" w:hAnsi="Times New Roman"/>
          <w:sz w:val="24"/>
          <w:szCs w:val="24"/>
        </w:rPr>
      </w:pPr>
    </w:p>
    <w:tbl>
      <w:tblPr>
        <w:tblW w:w="10031" w:type="dxa"/>
        <w:jc w:val="right"/>
        <w:tblLayout w:type="fixed"/>
        <w:tblLook w:val="04A0" w:firstRow="1" w:lastRow="0" w:firstColumn="1" w:lastColumn="0" w:noHBand="0" w:noVBand="1"/>
      </w:tblPr>
      <w:tblGrid>
        <w:gridCol w:w="4870"/>
        <w:gridCol w:w="5161"/>
      </w:tblGrid>
      <w:tr w:rsidR="0056420D" w14:paraId="77653FC0" w14:textId="77777777">
        <w:trPr>
          <w:jc w:val="right"/>
        </w:trPr>
        <w:tc>
          <w:tcPr>
            <w:tcW w:w="4870" w:type="dxa"/>
          </w:tcPr>
          <w:p w14:paraId="6E8A0683" w14:textId="77777777" w:rsidR="0056420D" w:rsidRDefault="00000000">
            <w:pPr>
              <w:pStyle w:val="afc"/>
              <w:spacing w:after="0"/>
              <w:ind w:left="604"/>
              <w:jc w:val="left"/>
              <w:rPr>
                <w:sz w:val="24"/>
                <w:lang w:val="ru-RU" w:eastAsia="ru-RU"/>
              </w:rPr>
            </w:pPr>
            <w:r>
              <w:rPr>
                <w:sz w:val="24"/>
                <w:lang w:val="ru-RU" w:eastAsia="ru-RU"/>
              </w:rPr>
              <w:t>г. Москва</w:t>
            </w:r>
          </w:p>
        </w:tc>
        <w:tc>
          <w:tcPr>
            <w:tcW w:w="5161" w:type="dxa"/>
          </w:tcPr>
          <w:p w14:paraId="4028C6F3" w14:textId="38F9432D" w:rsidR="0056420D" w:rsidRDefault="00000000">
            <w:pPr>
              <w:pStyle w:val="afc"/>
              <w:spacing w:after="0"/>
              <w:ind w:firstLine="425"/>
              <w:jc w:val="right"/>
              <w:rPr>
                <w:sz w:val="24"/>
                <w:lang w:val="ru-RU" w:eastAsia="ru-RU"/>
              </w:rPr>
            </w:pPr>
            <w:r>
              <w:rPr>
                <w:sz w:val="24"/>
                <w:lang w:val="ru-RU" w:eastAsia="ru-RU"/>
              </w:rPr>
              <w:t xml:space="preserve">      «___» _____________ 202</w:t>
            </w:r>
            <w:r w:rsidR="009649F1">
              <w:rPr>
                <w:sz w:val="24"/>
                <w:lang w:val="ru-RU" w:eastAsia="ru-RU"/>
              </w:rPr>
              <w:t>6</w:t>
            </w:r>
            <w:r>
              <w:rPr>
                <w:sz w:val="24"/>
                <w:lang w:val="ru-RU" w:eastAsia="ru-RU"/>
              </w:rPr>
              <w:t xml:space="preserve"> г.</w:t>
            </w:r>
          </w:p>
        </w:tc>
      </w:tr>
      <w:tr w:rsidR="0056420D" w14:paraId="4949AB17" w14:textId="77777777">
        <w:trPr>
          <w:jc w:val="right"/>
        </w:trPr>
        <w:tc>
          <w:tcPr>
            <w:tcW w:w="4870" w:type="dxa"/>
          </w:tcPr>
          <w:p w14:paraId="024BA309" w14:textId="77777777" w:rsidR="0056420D" w:rsidRDefault="0056420D">
            <w:pPr>
              <w:pStyle w:val="afc"/>
              <w:spacing w:after="0"/>
              <w:jc w:val="center"/>
              <w:rPr>
                <w:b/>
                <w:bCs/>
                <w:sz w:val="24"/>
                <w:lang w:val="ru-RU" w:eastAsia="ru-RU"/>
              </w:rPr>
            </w:pPr>
          </w:p>
        </w:tc>
        <w:tc>
          <w:tcPr>
            <w:tcW w:w="5161" w:type="dxa"/>
          </w:tcPr>
          <w:p w14:paraId="2ABA5488" w14:textId="77777777" w:rsidR="0056420D" w:rsidRDefault="0056420D">
            <w:pPr>
              <w:pStyle w:val="afc"/>
              <w:spacing w:after="0"/>
              <w:ind w:firstLine="425"/>
              <w:jc w:val="right"/>
              <w:rPr>
                <w:sz w:val="24"/>
                <w:lang w:val="ru-RU" w:eastAsia="ru-RU"/>
              </w:rPr>
            </w:pPr>
          </w:p>
        </w:tc>
      </w:tr>
    </w:tbl>
    <w:p w14:paraId="2A357F5A" w14:textId="77777777" w:rsidR="0056420D" w:rsidRDefault="00000000">
      <w:pPr>
        <w:widowControl w:val="0"/>
        <w:spacing w:after="0" w:line="240" w:lineRule="auto"/>
        <w:ind w:firstLine="709"/>
        <w:jc w:val="both"/>
        <w:rPr>
          <w:rFonts w:ascii="Times New Roman" w:hAnsi="Times New Roman"/>
          <w:sz w:val="24"/>
          <w:szCs w:val="24"/>
        </w:rPr>
      </w:pPr>
      <w:r>
        <w:rPr>
          <w:rFonts w:ascii="Times New Roman" w:hAnsi="Times New Roman"/>
          <w:b/>
          <w:sz w:val="24"/>
          <w:szCs w:val="24"/>
        </w:rPr>
        <w:t xml:space="preserve">Производственный кооператив «Рапид </w:t>
      </w:r>
      <w:proofErr w:type="spellStart"/>
      <w:r>
        <w:rPr>
          <w:rFonts w:ascii="Times New Roman" w:hAnsi="Times New Roman"/>
          <w:b/>
          <w:sz w:val="24"/>
          <w:szCs w:val="24"/>
        </w:rPr>
        <w:t>Эссессмент</w:t>
      </w:r>
      <w:proofErr w:type="spellEnd"/>
      <w:r>
        <w:rPr>
          <w:rFonts w:ascii="Times New Roman" w:hAnsi="Times New Roman"/>
          <w:b/>
          <w:sz w:val="24"/>
          <w:szCs w:val="24"/>
        </w:rPr>
        <w:t xml:space="preserve"> Деливери </w:t>
      </w:r>
      <w:proofErr w:type="spellStart"/>
      <w:r>
        <w:rPr>
          <w:rFonts w:ascii="Times New Roman" w:hAnsi="Times New Roman"/>
          <w:b/>
          <w:sz w:val="24"/>
          <w:szCs w:val="24"/>
        </w:rPr>
        <w:t>Кооперейтив</w:t>
      </w:r>
      <w:proofErr w:type="spellEnd"/>
      <w:r>
        <w:rPr>
          <w:rFonts w:ascii="Times New Roman" w:hAnsi="Times New Roman"/>
          <w:b/>
          <w:sz w:val="24"/>
          <w:szCs w:val="24"/>
        </w:rPr>
        <w:t>» (ПК «РАД КОП»)</w:t>
      </w:r>
      <w:r>
        <w:rPr>
          <w:rFonts w:ascii="Times New Roman" w:hAnsi="Times New Roman"/>
          <w:bCs/>
          <w:sz w:val="24"/>
          <w:szCs w:val="24"/>
        </w:rPr>
        <w:t xml:space="preserve">, </w:t>
      </w:r>
      <w:r>
        <w:rPr>
          <w:rFonts w:ascii="Times New Roman" w:hAnsi="Times New Roman"/>
          <w:sz w:val="24"/>
          <w:szCs w:val="24"/>
        </w:rPr>
        <w:t xml:space="preserve">в лице Председателя Гусейнова Рустама </w:t>
      </w:r>
      <w:proofErr w:type="spellStart"/>
      <w:r>
        <w:rPr>
          <w:rFonts w:ascii="Times New Roman" w:hAnsi="Times New Roman"/>
          <w:sz w:val="24"/>
          <w:szCs w:val="24"/>
        </w:rPr>
        <w:t>Мехтиевича</w:t>
      </w:r>
      <w:proofErr w:type="spellEnd"/>
      <w:r>
        <w:rPr>
          <w:rFonts w:ascii="Times New Roman" w:hAnsi="Times New Roman"/>
          <w:sz w:val="24"/>
          <w:szCs w:val="24"/>
        </w:rPr>
        <w:t>, действующего на основании Устава, именуемый в дальнейшем «</w:t>
      </w:r>
      <w:r>
        <w:rPr>
          <w:rFonts w:ascii="Times New Roman" w:hAnsi="Times New Roman"/>
          <w:b/>
          <w:sz w:val="24"/>
          <w:szCs w:val="24"/>
        </w:rPr>
        <w:t>Исполнитель</w:t>
      </w:r>
      <w:r>
        <w:rPr>
          <w:rFonts w:ascii="Times New Roman" w:hAnsi="Times New Roman"/>
          <w:sz w:val="24"/>
          <w:szCs w:val="24"/>
        </w:rPr>
        <w:t>», с одной стороны, и</w:t>
      </w:r>
    </w:p>
    <w:p w14:paraId="61636C0C" w14:textId="77777777" w:rsidR="0056420D" w:rsidRDefault="00000000">
      <w:pPr>
        <w:widowControl w:val="0"/>
        <w:spacing w:after="0" w:line="240" w:lineRule="auto"/>
        <w:ind w:firstLine="709"/>
        <w:jc w:val="both"/>
        <w:rPr>
          <w:rFonts w:ascii="Times New Roman" w:hAnsi="Times New Roman"/>
          <w:sz w:val="24"/>
          <w:szCs w:val="24"/>
        </w:rPr>
      </w:pPr>
      <w:r>
        <w:rPr>
          <w:rFonts w:ascii="Times New Roman" w:hAnsi="Times New Roman"/>
          <w:b/>
          <w:sz w:val="24"/>
          <w:szCs w:val="24"/>
        </w:rPr>
        <w:t>Общество с ограниченной ответственностью Профессиональная коллекторская организация «Региональная Служба Взыскания» (ООО ПКО «РСВ»)</w:t>
      </w:r>
      <w:r>
        <w:rPr>
          <w:rFonts w:ascii="Times New Roman" w:hAnsi="Times New Roman"/>
          <w:sz w:val="24"/>
          <w:szCs w:val="24"/>
        </w:rPr>
        <w:t xml:space="preserve">, в лице Генерального директора Никифорова Глеба Владимировича, действующего на основании Устава, именуемое в дальнейшем </w:t>
      </w:r>
      <w:r>
        <w:rPr>
          <w:rFonts w:ascii="Times New Roman" w:hAnsi="Times New Roman"/>
          <w:b/>
          <w:bCs/>
          <w:sz w:val="24"/>
          <w:szCs w:val="24"/>
        </w:rPr>
        <w:t>«Заказчик»</w:t>
      </w:r>
      <w:r>
        <w:rPr>
          <w:rFonts w:ascii="Times New Roman" w:hAnsi="Times New Roman"/>
          <w:sz w:val="24"/>
          <w:szCs w:val="24"/>
        </w:rPr>
        <w:t>, с другой стороны,</w:t>
      </w:r>
    </w:p>
    <w:p w14:paraId="3E34E5B8" w14:textId="0BCA5620" w:rsidR="0056420D" w:rsidRDefault="00000000">
      <w:pPr>
        <w:widowControl w:val="0"/>
        <w:spacing w:after="120" w:line="240" w:lineRule="auto"/>
        <w:ind w:firstLine="709"/>
        <w:jc w:val="both"/>
        <w:rPr>
          <w:rFonts w:ascii="Times New Roman" w:hAnsi="Times New Roman"/>
          <w:sz w:val="24"/>
          <w:szCs w:val="24"/>
        </w:rPr>
      </w:pPr>
      <w:r>
        <w:rPr>
          <w:rFonts w:ascii="Times New Roman" w:hAnsi="Times New Roman"/>
          <w:sz w:val="24"/>
          <w:szCs w:val="24"/>
        </w:rPr>
        <w:t>совместно именуемые «</w:t>
      </w:r>
      <w:r>
        <w:rPr>
          <w:rFonts w:ascii="Times New Roman" w:hAnsi="Times New Roman"/>
          <w:b/>
          <w:bCs/>
          <w:sz w:val="24"/>
          <w:szCs w:val="24"/>
        </w:rPr>
        <w:t>Стороны</w:t>
      </w:r>
      <w:r>
        <w:rPr>
          <w:rFonts w:ascii="Times New Roman" w:hAnsi="Times New Roman"/>
          <w:sz w:val="24"/>
          <w:szCs w:val="24"/>
        </w:rPr>
        <w:t>», а по отдельности – «</w:t>
      </w:r>
      <w:r>
        <w:rPr>
          <w:rFonts w:ascii="Times New Roman" w:hAnsi="Times New Roman"/>
          <w:b/>
          <w:bCs/>
          <w:sz w:val="24"/>
          <w:szCs w:val="24"/>
        </w:rPr>
        <w:t>Сторона</w:t>
      </w:r>
      <w:r>
        <w:rPr>
          <w:rFonts w:ascii="Times New Roman" w:hAnsi="Times New Roman"/>
          <w:sz w:val="24"/>
          <w:szCs w:val="24"/>
        </w:rPr>
        <w:t xml:space="preserve">», заключили настоящую Спецификацию к Договору от </w:t>
      </w:r>
      <w:r w:rsidR="009649F1" w:rsidRPr="009649F1">
        <w:rPr>
          <w:rFonts w:ascii="Times New Roman" w:eastAsia="Times New Roman" w:hAnsi="Times New Roman"/>
          <w:bCs/>
          <w:sz w:val="24"/>
          <w:szCs w:val="20"/>
        </w:rPr>
        <w:t>«1</w:t>
      </w:r>
      <w:r w:rsidR="00531D81">
        <w:rPr>
          <w:rFonts w:ascii="Times New Roman" w:eastAsia="Times New Roman" w:hAnsi="Times New Roman"/>
          <w:bCs/>
          <w:sz w:val="24"/>
          <w:szCs w:val="20"/>
        </w:rPr>
        <w:t>3</w:t>
      </w:r>
      <w:r w:rsidR="009649F1" w:rsidRPr="009649F1">
        <w:rPr>
          <w:rFonts w:ascii="Times New Roman" w:eastAsia="Times New Roman" w:hAnsi="Times New Roman"/>
          <w:bCs/>
          <w:sz w:val="24"/>
          <w:szCs w:val="20"/>
        </w:rPr>
        <w:t xml:space="preserve">» февраля 2026 г. № 104/ДРГ-2025 </w:t>
      </w:r>
      <w:r>
        <w:rPr>
          <w:rFonts w:ascii="Times New Roman" w:hAnsi="Times New Roman"/>
          <w:sz w:val="24"/>
          <w:szCs w:val="24"/>
        </w:rPr>
        <w:t>(далее – «Договор») на следующих условиях:</w:t>
      </w:r>
    </w:p>
    <w:p w14:paraId="0E5DAA20" w14:textId="77777777" w:rsidR="0056420D" w:rsidRDefault="0056420D">
      <w:pPr>
        <w:spacing w:after="0" w:line="240" w:lineRule="auto"/>
        <w:ind w:firstLine="709"/>
        <w:jc w:val="both"/>
        <w:rPr>
          <w:rFonts w:ascii="Times New Roman" w:eastAsia="Times New Roman" w:hAnsi="Times New Roman"/>
          <w:b/>
          <w:color w:val="000000"/>
          <w:sz w:val="24"/>
          <w:szCs w:val="24"/>
        </w:rPr>
      </w:pPr>
    </w:p>
    <w:p w14:paraId="3A543EC7" w14:textId="77777777" w:rsidR="0056420D" w:rsidRDefault="00000000">
      <w:pPr>
        <w:spacing w:after="0" w:line="240" w:lineRule="auto"/>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1. НАИМЕНОВАНИЕ УСЛУГ, СТОИМОСТЬ </w:t>
      </w:r>
    </w:p>
    <w:p w14:paraId="4CF93820" w14:textId="77777777" w:rsidR="0056420D" w:rsidRDefault="00000000">
      <w:pPr>
        <w:spacing w:after="0" w:line="240" w:lineRule="auto"/>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И ПОРЯДОК РАСЧЕТОВ</w:t>
      </w:r>
    </w:p>
    <w:p w14:paraId="0FEB09AE" w14:textId="77777777" w:rsidR="0056420D" w:rsidRDefault="00000000">
      <w:pPr>
        <w:numPr>
          <w:ilvl w:val="1"/>
          <w:numId w:val="6"/>
        </w:numPr>
        <w:spacing w:after="0"/>
        <w:ind w:left="0" w:firstLine="709"/>
        <w:rPr>
          <w:rFonts w:ascii="Times New Roman" w:hAnsi="Times New Roman"/>
          <w:sz w:val="24"/>
          <w:szCs w:val="24"/>
        </w:rPr>
      </w:pPr>
      <w:r>
        <w:rPr>
          <w:rFonts w:ascii="Times New Roman" w:eastAsia="Times New Roman" w:hAnsi="Times New Roman"/>
          <w:color w:val="000000"/>
          <w:sz w:val="24"/>
          <w:szCs w:val="24"/>
        </w:rPr>
        <w:t>Наименование</w:t>
      </w:r>
      <w:r>
        <w:rPr>
          <w:rFonts w:ascii="Times New Roman" w:hAnsi="Times New Roman"/>
          <w:sz w:val="24"/>
          <w:szCs w:val="24"/>
        </w:rPr>
        <w:t xml:space="preserve"> Услуг: ___________________________________________. Подробное описание Услуг содержится в Техническом задании (Приложение № 1 к настоящей Спецификации).</w:t>
      </w:r>
    </w:p>
    <w:p w14:paraId="46DF1AD2" w14:textId="77777777" w:rsidR="0056420D" w:rsidRDefault="00000000">
      <w:pPr>
        <w:numPr>
          <w:ilvl w:val="1"/>
          <w:numId w:val="6"/>
        </w:numPr>
        <w:spacing w:after="0"/>
        <w:ind w:left="0" w:firstLine="709"/>
        <w:rPr>
          <w:rFonts w:ascii="Times New Roman" w:eastAsia="Times New Roman" w:hAnsi="Times New Roman"/>
          <w:color w:val="000000" w:themeColor="text1"/>
          <w:sz w:val="24"/>
          <w:szCs w:val="24"/>
        </w:rPr>
      </w:pPr>
      <w:r>
        <w:rPr>
          <w:rFonts w:ascii="Times New Roman" w:eastAsia="Times New Roman" w:hAnsi="Times New Roman"/>
          <w:color w:val="000000"/>
          <w:sz w:val="24"/>
          <w:szCs w:val="24"/>
        </w:rPr>
        <w:t xml:space="preserve">Стоимость </w:t>
      </w:r>
      <w:bookmarkStart w:id="27" w:name="_Hlk129865886"/>
      <w:r>
        <w:rPr>
          <w:rFonts w:ascii="Times New Roman" w:eastAsia="Times New Roman" w:hAnsi="Times New Roman"/>
          <w:color w:val="000000"/>
          <w:sz w:val="24"/>
          <w:szCs w:val="24"/>
        </w:rPr>
        <w:t>Услуг</w:t>
      </w:r>
      <w:bookmarkEnd w:id="27"/>
      <w:r>
        <w:rPr>
          <w:rFonts w:ascii="Times New Roman" w:eastAsia="Times New Roman" w:hAnsi="Times New Roman"/>
          <w:color w:val="000000"/>
          <w:sz w:val="24"/>
          <w:szCs w:val="24"/>
        </w:rPr>
        <w:t xml:space="preserve">: ______________________________________________, </w:t>
      </w:r>
      <w:r>
        <w:rPr>
          <w:rFonts w:ascii="Times New Roman" w:eastAsia="Times New Roman" w:hAnsi="Times New Roman"/>
          <w:color w:val="000000" w:themeColor="text1"/>
          <w:sz w:val="24"/>
          <w:szCs w:val="24"/>
        </w:rPr>
        <w:t xml:space="preserve">НДС сверху по применимой Исполнителем на момент оказания Услуг по настоящей </w:t>
      </w:r>
      <w:r>
        <w:rPr>
          <w:rFonts w:ascii="Times New Roman" w:hAnsi="Times New Roman"/>
          <w:sz w:val="24"/>
          <w:szCs w:val="24"/>
        </w:rPr>
        <w:t>Спецификации</w:t>
      </w:r>
      <w:r>
        <w:rPr>
          <w:sz w:val="24"/>
          <w:szCs w:val="24"/>
        </w:rPr>
        <w:t xml:space="preserve"> </w:t>
      </w:r>
      <w:r>
        <w:rPr>
          <w:rFonts w:ascii="Times New Roman" w:eastAsia="Times New Roman" w:hAnsi="Times New Roman"/>
          <w:color w:val="000000" w:themeColor="text1"/>
          <w:sz w:val="24"/>
          <w:szCs w:val="24"/>
        </w:rPr>
        <w:t xml:space="preserve">ставке, </w:t>
      </w:r>
      <w:proofErr w:type="spellStart"/>
      <w:r>
        <w:rPr>
          <w:rFonts w:ascii="Times New Roman" w:eastAsia="Times New Roman" w:hAnsi="Times New Roman"/>
          <w:color w:val="000000" w:themeColor="text1"/>
          <w:sz w:val="24"/>
          <w:szCs w:val="24"/>
        </w:rPr>
        <w:t>пп</w:t>
      </w:r>
      <w:proofErr w:type="spellEnd"/>
      <w:r>
        <w:rPr>
          <w:rFonts w:ascii="Times New Roman" w:eastAsia="Times New Roman" w:hAnsi="Times New Roman"/>
          <w:color w:val="000000" w:themeColor="text1"/>
          <w:sz w:val="24"/>
          <w:szCs w:val="24"/>
        </w:rPr>
        <w:t>. «б» п. 5 ст. 2 Федерального закона от 12.07.2024 N 176-ФЗ</w:t>
      </w:r>
    </w:p>
    <w:p w14:paraId="7814D67B" w14:textId="77777777" w:rsidR="0056420D" w:rsidRDefault="00000000">
      <w:pPr>
        <w:numPr>
          <w:ilvl w:val="1"/>
          <w:numId w:val="6"/>
        </w:numPr>
        <w:spacing w:after="0"/>
        <w:ind w:left="0" w:firstLine="709"/>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Порядок расчетов: </w:t>
      </w:r>
      <w:r>
        <w:rPr>
          <w:rFonts w:ascii="Times New Roman" w:eastAsia="Times New Roman" w:hAnsi="Times New Roman"/>
          <w:color w:val="000000"/>
          <w:sz w:val="24"/>
        </w:rPr>
        <w:t xml:space="preserve">согласно п. 2.3. Договора. </w:t>
      </w:r>
    </w:p>
    <w:p w14:paraId="527537F9" w14:textId="77777777" w:rsidR="0056420D" w:rsidRDefault="0056420D">
      <w:pPr>
        <w:spacing w:after="0" w:line="240" w:lineRule="auto"/>
        <w:ind w:firstLine="709"/>
        <w:jc w:val="center"/>
        <w:rPr>
          <w:rFonts w:ascii="Times New Roman" w:eastAsia="Times New Roman" w:hAnsi="Times New Roman"/>
          <w:color w:val="000000"/>
          <w:sz w:val="24"/>
          <w:szCs w:val="24"/>
        </w:rPr>
      </w:pPr>
    </w:p>
    <w:p w14:paraId="75F13F12" w14:textId="77777777" w:rsidR="0056420D" w:rsidRDefault="00000000">
      <w:pPr>
        <w:spacing w:after="0"/>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2. ПОРЯДОК ОКАЗАНИЯ УСЛУГ</w:t>
      </w:r>
    </w:p>
    <w:p w14:paraId="430D79CB" w14:textId="77777777" w:rsidR="0056420D" w:rsidRDefault="00000000">
      <w:pPr>
        <w:tabs>
          <w:tab w:val="left" w:pos="709"/>
        </w:tabs>
        <w:spacing w:after="0"/>
        <w:ind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2.1. Срок оказания услуг: ___________________. </w:t>
      </w:r>
    </w:p>
    <w:p w14:paraId="77063C15" w14:textId="77777777" w:rsidR="0056420D" w:rsidRDefault="00000000">
      <w:pPr>
        <w:tabs>
          <w:tab w:val="left" w:pos="709"/>
        </w:tabs>
        <w:spacing w:after="0"/>
        <w:ind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2.2. Услуги </w:t>
      </w:r>
      <w:proofErr w:type="gramStart"/>
      <w:r>
        <w:rPr>
          <w:rFonts w:ascii="Times New Roman" w:eastAsia="Times New Roman" w:hAnsi="Times New Roman"/>
          <w:color w:val="000000"/>
          <w:sz w:val="24"/>
          <w:szCs w:val="24"/>
        </w:rPr>
        <w:t>оказываются  удаленно</w:t>
      </w:r>
      <w:proofErr w:type="gramEnd"/>
      <w:r>
        <w:rPr>
          <w:rFonts w:ascii="Times New Roman" w:eastAsia="Times New Roman" w:hAnsi="Times New Roman"/>
          <w:color w:val="000000"/>
          <w:sz w:val="24"/>
          <w:szCs w:val="24"/>
        </w:rPr>
        <w:t xml:space="preserve">, без выезда на площадку Заказчика. При необходимости очного оказания Услуг на площадках Заказчика и организации командировок специалистов Исполнителя, выездные услуги согласуются Сторонами отдельно в рамках конкретных этапов и их стоимость оплачивается Заказчиком отдельно с учетом текущей стоимости авиабилетов и гостиничного обслуживания </w:t>
      </w:r>
      <w:bookmarkStart w:id="28" w:name="_Hlk219286542"/>
      <w:r>
        <w:rPr>
          <w:rFonts w:ascii="Times New Roman" w:eastAsia="Times New Roman" w:hAnsi="Times New Roman"/>
          <w:color w:val="000000"/>
          <w:sz w:val="24"/>
          <w:szCs w:val="24"/>
        </w:rPr>
        <w:t>при условии предоставления Исполнителем подтверждающих документов</w:t>
      </w:r>
      <w:bookmarkEnd w:id="28"/>
      <w:r>
        <w:rPr>
          <w:rFonts w:ascii="Times New Roman" w:eastAsia="Times New Roman" w:hAnsi="Times New Roman"/>
          <w:color w:val="000000"/>
          <w:sz w:val="24"/>
          <w:szCs w:val="24"/>
        </w:rPr>
        <w:t>.</w:t>
      </w:r>
    </w:p>
    <w:p w14:paraId="453BDB94" w14:textId="77777777" w:rsidR="0056420D" w:rsidRDefault="00000000">
      <w:pPr>
        <w:tabs>
          <w:tab w:val="left" w:pos="709"/>
        </w:tabs>
        <w:spacing w:after="0"/>
        <w:ind w:firstLine="709"/>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2.3. Сдача-приемка оказанных по </w:t>
      </w:r>
      <w:r>
        <w:rPr>
          <w:rFonts w:ascii="Times New Roman" w:hAnsi="Times New Roman"/>
          <w:sz w:val="24"/>
          <w:szCs w:val="24"/>
        </w:rPr>
        <w:t>Спецификации</w:t>
      </w:r>
      <w:r>
        <w:rPr>
          <w:sz w:val="24"/>
          <w:szCs w:val="24"/>
        </w:rPr>
        <w:t xml:space="preserve"> У</w:t>
      </w:r>
      <w:r>
        <w:rPr>
          <w:rFonts w:ascii="Times New Roman" w:eastAsia="Times New Roman" w:hAnsi="Times New Roman"/>
          <w:color w:val="000000"/>
          <w:sz w:val="24"/>
          <w:szCs w:val="24"/>
        </w:rPr>
        <w:t>слуг осуществляется в порядке, предусмотренном Разделом 3 Договора.</w:t>
      </w:r>
    </w:p>
    <w:p w14:paraId="2463909D" w14:textId="77777777" w:rsidR="0056420D" w:rsidRDefault="0056420D">
      <w:pPr>
        <w:tabs>
          <w:tab w:val="left" w:pos="709"/>
        </w:tabs>
        <w:spacing w:after="0"/>
        <w:ind w:firstLine="709"/>
        <w:jc w:val="both"/>
        <w:rPr>
          <w:rFonts w:ascii="Times New Roman" w:eastAsia="Times New Roman" w:hAnsi="Times New Roman"/>
          <w:color w:val="000000"/>
          <w:sz w:val="24"/>
          <w:szCs w:val="24"/>
        </w:rPr>
      </w:pPr>
    </w:p>
    <w:p w14:paraId="1AAF9454" w14:textId="77777777" w:rsidR="0056420D" w:rsidRDefault="00000000">
      <w:pPr>
        <w:spacing w:after="0" w:line="240" w:lineRule="auto"/>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3. ПРОЧИЕ УСЛОВИЯ</w:t>
      </w:r>
    </w:p>
    <w:p w14:paraId="5CDA2452"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3.1. Представителями Сторон по </w:t>
      </w:r>
      <w:r>
        <w:rPr>
          <w:rFonts w:ascii="Times New Roman" w:hAnsi="Times New Roman"/>
          <w:sz w:val="24"/>
          <w:szCs w:val="24"/>
        </w:rPr>
        <w:t>Спецификации</w:t>
      </w:r>
      <w:r>
        <w:rPr>
          <w:sz w:val="24"/>
          <w:szCs w:val="24"/>
        </w:rPr>
        <w:t xml:space="preserve"> </w:t>
      </w:r>
      <w:r>
        <w:rPr>
          <w:rFonts w:ascii="Times New Roman" w:eastAsia="Times New Roman" w:hAnsi="Times New Roman"/>
          <w:bCs/>
          <w:color w:val="000000"/>
          <w:sz w:val="24"/>
          <w:szCs w:val="24"/>
        </w:rPr>
        <w:t>являются:</w:t>
      </w:r>
    </w:p>
    <w:p w14:paraId="37B03468"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со стороны Заказчика: __________________________________</w:t>
      </w:r>
      <w:proofErr w:type="gramStart"/>
      <w:r>
        <w:rPr>
          <w:rFonts w:ascii="Times New Roman" w:eastAsia="Times New Roman" w:hAnsi="Times New Roman"/>
          <w:bCs/>
          <w:color w:val="000000"/>
          <w:sz w:val="24"/>
          <w:szCs w:val="24"/>
        </w:rPr>
        <w:t xml:space="preserve">_  </w:t>
      </w:r>
      <w:r>
        <w:rPr>
          <w:rFonts w:ascii="Times New Roman" w:eastAsia="Times New Roman" w:hAnsi="Times New Roman"/>
          <w:bCs/>
          <w:i/>
          <w:color w:val="000000"/>
          <w:sz w:val="24"/>
          <w:szCs w:val="24"/>
        </w:rPr>
        <w:t>(</w:t>
      </w:r>
      <w:proofErr w:type="gramEnd"/>
      <w:r>
        <w:rPr>
          <w:rFonts w:ascii="Times New Roman" w:eastAsia="Times New Roman" w:hAnsi="Times New Roman"/>
          <w:bCs/>
          <w:i/>
          <w:color w:val="000000"/>
          <w:sz w:val="24"/>
          <w:szCs w:val="24"/>
        </w:rPr>
        <w:t xml:space="preserve">Ф.И.О., контактный телефон, </w:t>
      </w:r>
      <w:r>
        <w:rPr>
          <w:rFonts w:ascii="Times New Roman" w:eastAsia="Times New Roman" w:hAnsi="Times New Roman"/>
          <w:bCs/>
          <w:i/>
          <w:color w:val="000000"/>
          <w:sz w:val="24"/>
          <w:szCs w:val="24"/>
          <w:lang w:val="en-US"/>
        </w:rPr>
        <w:t>e</w:t>
      </w:r>
      <w:r>
        <w:rPr>
          <w:rFonts w:ascii="Times New Roman" w:eastAsia="Times New Roman" w:hAnsi="Times New Roman"/>
          <w:bCs/>
          <w:i/>
          <w:color w:val="000000"/>
          <w:sz w:val="24"/>
          <w:szCs w:val="24"/>
        </w:rPr>
        <w:t>-</w:t>
      </w:r>
      <w:r>
        <w:rPr>
          <w:rFonts w:ascii="Times New Roman" w:eastAsia="Times New Roman" w:hAnsi="Times New Roman"/>
          <w:bCs/>
          <w:i/>
          <w:color w:val="000000"/>
          <w:sz w:val="24"/>
          <w:szCs w:val="24"/>
          <w:lang w:val="en-US"/>
        </w:rPr>
        <w:t>mail</w:t>
      </w:r>
      <w:r>
        <w:rPr>
          <w:rFonts w:ascii="Times New Roman" w:eastAsia="Times New Roman" w:hAnsi="Times New Roman"/>
          <w:bCs/>
          <w:i/>
          <w:color w:val="000000"/>
          <w:sz w:val="24"/>
          <w:szCs w:val="24"/>
        </w:rPr>
        <w:t>).</w:t>
      </w:r>
    </w:p>
    <w:p w14:paraId="7DD752B8"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 со стороны Исполнителя: _________________________________ </w:t>
      </w:r>
      <w:r>
        <w:rPr>
          <w:rFonts w:ascii="Times New Roman" w:eastAsia="Times New Roman" w:hAnsi="Times New Roman"/>
          <w:bCs/>
          <w:i/>
          <w:color w:val="000000"/>
          <w:sz w:val="24"/>
          <w:szCs w:val="24"/>
        </w:rPr>
        <w:t xml:space="preserve">(Ф.И.О., контактный телефон, </w:t>
      </w:r>
      <w:r>
        <w:rPr>
          <w:rFonts w:ascii="Times New Roman" w:eastAsia="Times New Roman" w:hAnsi="Times New Roman"/>
          <w:bCs/>
          <w:i/>
          <w:color w:val="000000"/>
          <w:sz w:val="24"/>
          <w:szCs w:val="24"/>
          <w:lang w:val="en-US"/>
        </w:rPr>
        <w:t>e</w:t>
      </w:r>
      <w:r>
        <w:rPr>
          <w:rFonts w:ascii="Times New Roman" w:eastAsia="Times New Roman" w:hAnsi="Times New Roman"/>
          <w:bCs/>
          <w:i/>
          <w:color w:val="000000"/>
          <w:sz w:val="24"/>
          <w:szCs w:val="24"/>
        </w:rPr>
        <w:t>-</w:t>
      </w:r>
      <w:r>
        <w:rPr>
          <w:rFonts w:ascii="Times New Roman" w:eastAsia="Times New Roman" w:hAnsi="Times New Roman"/>
          <w:bCs/>
          <w:i/>
          <w:color w:val="000000"/>
          <w:sz w:val="24"/>
          <w:szCs w:val="24"/>
          <w:lang w:val="en-US"/>
        </w:rPr>
        <w:t>mail</w:t>
      </w:r>
      <w:r>
        <w:rPr>
          <w:rFonts w:ascii="Times New Roman" w:eastAsia="Times New Roman" w:hAnsi="Times New Roman"/>
          <w:bCs/>
          <w:i/>
          <w:color w:val="000000"/>
          <w:sz w:val="24"/>
          <w:szCs w:val="24"/>
        </w:rPr>
        <w:t>).</w:t>
      </w:r>
    </w:p>
    <w:p w14:paraId="488D4DFC"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lastRenderedPageBreak/>
        <w:t xml:space="preserve">3.2. Во всем, что не предусмотрено настоящей </w:t>
      </w:r>
      <w:r>
        <w:rPr>
          <w:rFonts w:ascii="Times New Roman" w:hAnsi="Times New Roman"/>
          <w:sz w:val="24"/>
          <w:szCs w:val="24"/>
        </w:rPr>
        <w:t>Спецификацией</w:t>
      </w:r>
      <w:r>
        <w:rPr>
          <w:sz w:val="24"/>
          <w:szCs w:val="24"/>
        </w:rPr>
        <w:t xml:space="preserve"> </w:t>
      </w:r>
      <w:r>
        <w:rPr>
          <w:rFonts w:ascii="Times New Roman" w:eastAsia="Times New Roman" w:hAnsi="Times New Roman"/>
          <w:bCs/>
          <w:color w:val="000000"/>
          <w:sz w:val="24"/>
          <w:szCs w:val="24"/>
        </w:rPr>
        <w:t>и Техническим заданием к ней, Стороны руководствуются Договором.</w:t>
      </w:r>
    </w:p>
    <w:p w14:paraId="6FF5A12C"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3.3. </w:t>
      </w:r>
      <w:r>
        <w:rPr>
          <w:rFonts w:ascii="Times New Roman" w:hAnsi="Times New Roman"/>
          <w:sz w:val="24"/>
          <w:szCs w:val="24"/>
        </w:rPr>
        <w:t>Спецификация</w:t>
      </w:r>
      <w:r>
        <w:rPr>
          <w:sz w:val="24"/>
          <w:szCs w:val="24"/>
        </w:rPr>
        <w:t xml:space="preserve"> </w:t>
      </w:r>
      <w:r>
        <w:rPr>
          <w:rFonts w:ascii="Times New Roman" w:eastAsia="Times New Roman" w:hAnsi="Times New Roman"/>
          <w:bCs/>
          <w:color w:val="000000"/>
          <w:sz w:val="24"/>
          <w:szCs w:val="24"/>
        </w:rPr>
        <w:t>вступает в силу с даты ее подписания Сторонами и действует до полного выполнения Сторонами взятых на себя обязательств.</w:t>
      </w:r>
    </w:p>
    <w:p w14:paraId="3D351304"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3.4. </w:t>
      </w:r>
      <w:r>
        <w:rPr>
          <w:rFonts w:ascii="Times New Roman" w:hAnsi="Times New Roman"/>
          <w:sz w:val="24"/>
          <w:szCs w:val="24"/>
        </w:rPr>
        <w:t>Спецификация</w:t>
      </w:r>
      <w:r>
        <w:rPr>
          <w:sz w:val="24"/>
          <w:szCs w:val="24"/>
        </w:rPr>
        <w:t xml:space="preserve"> </w:t>
      </w:r>
      <w:r>
        <w:rPr>
          <w:rFonts w:ascii="Times New Roman" w:eastAsia="Times New Roman" w:hAnsi="Times New Roman"/>
          <w:bCs/>
          <w:color w:val="000000"/>
          <w:sz w:val="24"/>
          <w:szCs w:val="24"/>
        </w:rPr>
        <w:t>составлена и подписана в 2 (Двух) экземплярах – по 1 (Одному) экземпляру для каждой Стороны, или с использованием электронного документооборота и имеет одинаковую юридическую силу для каждой из Сторон.</w:t>
      </w:r>
    </w:p>
    <w:p w14:paraId="38274803" w14:textId="77777777" w:rsidR="0056420D" w:rsidRDefault="00000000">
      <w:pPr>
        <w:spacing w:after="0" w:line="240" w:lineRule="auto"/>
        <w:ind w:firstLine="709"/>
        <w:jc w:val="both"/>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3.5. Неотъемлемой частью настоящей </w:t>
      </w:r>
      <w:r>
        <w:rPr>
          <w:rFonts w:ascii="Times New Roman" w:hAnsi="Times New Roman"/>
          <w:sz w:val="24"/>
          <w:szCs w:val="24"/>
        </w:rPr>
        <w:t>Спецификации</w:t>
      </w:r>
      <w:r>
        <w:rPr>
          <w:sz w:val="24"/>
          <w:szCs w:val="24"/>
        </w:rPr>
        <w:t xml:space="preserve"> </w:t>
      </w:r>
      <w:r>
        <w:rPr>
          <w:rFonts w:ascii="Times New Roman" w:eastAsia="Times New Roman" w:hAnsi="Times New Roman"/>
          <w:bCs/>
          <w:color w:val="000000"/>
          <w:sz w:val="24"/>
          <w:szCs w:val="24"/>
        </w:rPr>
        <w:t>является Приложение № 1 – Техническое задание.</w:t>
      </w:r>
    </w:p>
    <w:p w14:paraId="56026079" w14:textId="77777777" w:rsidR="0056420D" w:rsidRDefault="0056420D">
      <w:pPr>
        <w:pStyle w:val="affa"/>
        <w:spacing w:after="0" w:line="240" w:lineRule="auto"/>
        <w:ind w:left="710"/>
        <w:contextualSpacing w:val="0"/>
        <w:rPr>
          <w:rFonts w:ascii="Times New Roman" w:eastAsia="Times New Roman" w:hAnsi="Times New Roman"/>
          <w:vanish/>
          <w:color w:val="000000"/>
          <w:sz w:val="24"/>
          <w:szCs w:val="24"/>
        </w:rPr>
      </w:pPr>
    </w:p>
    <w:p w14:paraId="343BE371" w14:textId="77777777" w:rsidR="0056420D" w:rsidRDefault="00000000">
      <w:pPr>
        <w:spacing w:before="120" w:after="0" w:line="240" w:lineRule="auto"/>
        <w:jc w:val="center"/>
        <w:rPr>
          <w:rFonts w:ascii="Times New Roman" w:eastAsia="Times New Roman" w:hAnsi="Times New Roman"/>
          <w:b/>
          <w:color w:val="000000"/>
          <w:sz w:val="24"/>
          <w:szCs w:val="24"/>
        </w:rPr>
      </w:pPr>
      <w:bookmarkStart w:id="29" w:name="_Hlk117593713"/>
      <w:bookmarkEnd w:id="29"/>
      <w:r>
        <w:rPr>
          <w:rFonts w:ascii="Times New Roman" w:eastAsia="Times New Roman" w:hAnsi="Times New Roman"/>
          <w:b/>
          <w:color w:val="000000"/>
          <w:sz w:val="24"/>
          <w:szCs w:val="24"/>
        </w:rPr>
        <w:t>ПОДПИСИ СТОРОН:</w:t>
      </w:r>
    </w:p>
    <w:p w14:paraId="78912596" w14:textId="77777777" w:rsidR="0056420D" w:rsidRDefault="0056420D">
      <w:pPr>
        <w:spacing w:after="0" w:line="240" w:lineRule="auto"/>
        <w:jc w:val="center"/>
        <w:rPr>
          <w:rFonts w:ascii="Times New Roman" w:eastAsia="Times New Roman" w:hAnsi="Times New Roman"/>
          <w:bCs/>
          <w:color w:val="000000"/>
          <w:sz w:val="24"/>
          <w:szCs w:val="24"/>
        </w:rPr>
      </w:pPr>
    </w:p>
    <w:tbl>
      <w:tblPr>
        <w:tblStyle w:val="13"/>
        <w:tblW w:w="5000" w:type="pct"/>
        <w:tblLayout w:type="fixed"/>
        <w:tblLook w:val="04A0" w:firstRow="1" w:lastRow="0" w:firstColumn="1" w:lastColumn="0" w:noHBand="0" w:noVBand="1"/>
      </w:tblPr>
      <w:tblGrid>
        <w:gridCol w:w="4677"/>
        <w:gridCol w:w="4678"/>
      </w:tblGrid>
      <w:tr w:rsidR="0056420D" w14:paraId="25E03316" w14:textId="77777777">
        <w:tc>
          <w:tcPr>
            <w:tcW w:w="4677" w:type="dxa"/>
            <w:tcBorders>
              <w:top w:val="none" w:sz="4" w:space="0" w:color="000000"/>
              <w:left w:val="none" w:sz="4" w:space="0" w:color="000000"/>
              <w:bottom w:val="none" w:sz="4" w:space="0" w:color="000000"/>
              <w:right w:val="none" w:sz="4" w:space="0" w:color="000000"/>
            </w:tcBorders>
          </w:tcPr>
          <w:p w14:paraId="735BECE4" w14:textId="77777777" w:rsidR="0056420D" w:rsidRDefault="00000000">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Исполнитель:</w:t>
            </w:r>
          </w:p>
          <w:p w14:paraId="289BDB58" w14:textId="77777777" w:rsidR="0056420D" w:rsidRDefault="0056420D">
            <w:pPr>
              <w:spacing w:after="0" w:line="240" w:lineRule="auto"/>
              <w:jc w:val="both"/>
              <w:rPr>
                <w:rFonts w:eastAsia="Times New Roman"/>
                <w:b/>
                <w:bCs/>
                <w:sz w:val="24"/>
                <w:szCs w:val="24"/>
              </w:rPr>
            </w:pPr>
          </w:p>
        </w:tc>
        <w:tc>
          <w:tcPr>
            <w:tcW w:w="4678" w:type="dxa"/>
            <w:tcBorders>
              <w:top w:val="none" w:sz="4" w:space="0" w:color="000000"/>
              <w:left w:val="none" w:sz="4" w:space="0" w:color="000000"/>
              <w:bottom w:val="none" w:sz="4" w:space="0" w:color="000000"/>
              <w:right w:val="none" w:sz="4" w:space="0" w:color="000000"/>
            </w:tcBorders>
          </w:tcPr>
          <w:p w14:paraId="7E3A83D3" w14:textId="77777777" w:rsidR="0056420D" w:rsidRDefault="00000000">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Заказчик:</w:t>
            </w:r>
          </w:p>
        </w:tc>
      </w:tr>
      <w:tr w:rsidR="0056420D" w14:paraId="302ADE47" w14:textId="77777777">
        <w:tc>
          <w:tcPr>
            <w:tcW w:w="4677" w:type="dxa"/>
            <w:tcBorders>
              <w:top w:val="none" w:sz="4" w:space="0" w:color="000000"/>
              <w:left w:val="none" w:sz="4" w:space="0" w:color="000000"/>
              <w:bottom w:val="none" w:sz="4" w:space="0" w:color="000000"/>
              <w:right w:val="none" w:sz="4" w:space="0" w:color="000000"/>
            </w:tcBorders>
          </w:tcPr>
          <w:p w14:paraId="2514892B"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Председатель</w:t>
            </w:r>
          </w:p>
          <w:p w14:paraId="1FDEF69D"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ПК «РАД КОП»</w:t>
            </w:r>
          </w:p>
          <w:p w14:paraId="47A79D28" w14:textId="77777777" w:rsidR="0056420D" w:rsidRDefault="0056420D">
            <w:pPr>
              <w:spacing w:after="0" w:line="240" w:lineRule="auto"/>
              <w:jc w:val="both"/>
              <w:rPr>
                <w:rFonts w:eastAsia="Times New Roman"/>
                <w:b/>
                <w:bCs/>
                <w:sz w:val="24"/>
                <w:szCs w:val="24"/>
              </w:rPr>
            </w:pPr>
          </w:p>
          <w:p w14:paraId="0444E33F"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 Р.М. Гусейнов </w:t>
            </w:r>
          </w:p>
          <w:p w14:paraId="61CEA7F3" w14:textId="77777777" w:rsidR="0056420D" w:rsidRDefault="00000000">
            <w:pPr>
              <w:spacing w:after="0" w:line="240" w:lineRule="auto"/>
              <w:jc w:val="both"/>
              <w:rPr>
                <w:rFonts w:eastAsia="Times New Roman"/>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p>
        </w:tc>
        <w:tc>
          <w:tcPr>
            <w:tcW w:w="4678" w:type="dxa"/>
            <w:tcBorders>
              <w:top w:val="none" w:sz="4" w:space="0" w:color="000000"/>
              <w:left w:val="none" w:sz="4" w:space="0" w:color="000000"/>
              <w:bottom w:val="none" w:sz="4" w:space="0" w:color="000000"/>
              <w:right w:val="none" w:sz="4" w:space="0" w:color="000000"/>
            </w:tcBorders>
          </w:tcPr>
          <w:p w14:paraId="500DFABB" w14:textId="77777777" w:rsidR="0056420D" w:rsidRDefault="00000000">
            <w:pPr>
              <w:spacing w:after="0" w:line="240" w:lineRule="auto"/>
              <w:jc w:val="both"/>
              <w:rPr>
                <w:rFonts w:eastAsia="Calibri"/>
                <w:sz w:val="24"/>
                <w:szCs w:val="24"/>
              </w:rPr>
            </w:pPr>
            <w:r>
              <w:rPr>
                <w:rFonts w:ascii="Times New Roman" w:eastAsia="Calibri" w:hAnsi="Times New Roman"/>
                <w:sz w:val="24"/>
                <w:szCs w:val="24"/>
              </w:rPr>
              <w:t>Генеральный директор</w:t>
            </w:r>
          </w:p>
          <w:p w14:paraId="4358AF86" w14:textId="77777777" w:rsidR="0056420D" w:rsidRDefault="00000000">
            <w:pPr>
              <w:spacing w:after="0" w:line="240" w:lineRule="auto"/>
              <w:rPr>
                <w:rFonts w:eastAsia="Times New Roman"/>
                <w:sz w:val="24"/>
                <w:szCs w:val="24"/>
              </w:rPr>
            </w:pPr>
            <w:r>
              <w:rPr>
                <w:rFonts w:ascii="Times New Roman" w:eastAsia="Times New Roman" w:hAnsi="Times New Roman"/>
                <w:sz w:val="24"/>
                <w:szCs w:val="24"/>
              </w:rPr>
              <w:t xml:space="preserve">ООО ПКО «РСВ» </w:t>
            </w:r>
          </w:p>
          <w:p w14:paraId="3C528E7B" w14:textId="77777777" w:rsidR="0056420D" w:rsidRDefault="0056420D">
            <w:pPr>
              <w:spacing w:after="0" w:line="240" w:lineRule="auto"/>
              <w:rPr>
                <w:rFonts w:eastAsia="Times New Roman"/>
                <w:sz w:val="24"/>
                <w:szCs w:val="24"/>
              </w:rPr>
            </w:pPr>
          </w:p>
          <w:p w14:paraId="4630E69D"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_____________________ Г.В. Никифоров </w:t>
            </w:r>
          </w:p>
          <w:p w14:paraId="5D0BFE62" w14:textId="77777777" w:rsidR="0056420D" w:rsidRDefault="00000000">
            <w:pPr>
              <w:spacing w:after="0" w:line="240" w:lineRule="auto"/>
              <w:jc w:val="both"/>
              <w:rPr>
                <w:rFonts w:eastAsia="Times New Roman"/>
                <w:b/>
                <w:bCs/>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p>
        </w:tc>
      </w:tr>
    </w:tbl>
    <w:p w14:paraId="779E1A1D" w14:textId="77777777" w:rsidR="0056420D" w:rsidRDefault="0056420D">
      <w:pPr>
        <w:spacing w:after="0"/>
        <w:rPr>
          <w:rFonts w:ascii="Times New Roman" w:eastAsia="Calibri" w:hAnsi="Times New Roman"/>
          <w:b/>
          <w:sz w:val="24"/>
          <w:szCs w:val="24"/>
          <w:lang w:eastAsia="en-US"/>
        </w:rPr>
      </w:pPr>
    </w:p>
    <w:p w14:paraId="075CBFF4" w14:textId="77777777" w:rsidR="0056420D" w:rsidRDefault="00000000">
      <w:pPr>
        <w:spacing w:after="0"/>
        <w:ind w:hanging="142"/>
        <w:jc w:val="center"/>
        <w:rPr>
          <w:rFonts w:ascii="Times New Roman" w:eastAsia="Calibri" w:hAnsi="Times New Roman"/>
          <w:b/>
          <w:sz w:val="24"/>
          <w:szCs w:val="24"/>
          <w:lang w:eastAsia="en-US"/>
        </w:rPr>
      </w:pPr>
      <w:r>
        <w:rPr>
          <w:rFonts w:ascii="Times New Roman" w:eastAsia="Calibri" w:hAnsi="Times New Roman"/>
          <w:b/>
          <w:sz w:val="24"/>
          <w:szCs w:val="24"/>
          <w:lang w:eastAsia="en-US"/>
        </w:rPr>
        <w:t>ФОРМА СОГЛАСОВАНА:</w:t>
      </w:r>
    </w:p>
    <w:p w14:paraId="0C3C9909" w14:textId="77777777" w:rsidR="0056420D" w:rsidRDefault="0056420D">
      <w:pPr>
        <w:spacing w:after="0"/>
        <w:ind w:hanging="142"/>
        <w:rPr>
          <w:rFonts w:ascii="Times New Roman" w:eastAsia="Calibri" w:hAnsi="Times New Roman"/>
          <w:b/>
          <w:sz w:val="24"/>
          <w:szCs w:val="24"/>
          <w:lang w:eastAsia="en-US"/>
        </w:rPr>
      </w:pPr>
    </w:p>
    <w:tbl>
      <w:tblPr>
        <w:tblStyle w:val="13"/>
        <w:tblW w:w="5000" w:type="pct"/>
        <w:tblLayout w:type="fixed"/>
        <w:tblLook w:val="04A0" w:firstRow="1" w:lastRow="0" w:firstColumn="1" w:lastColumn="0" w:noHBand="0" w:noVBand="1"/>
      </w:tblPr>
      <w:tblGrid>
        <w:gridCol w:w="4677"/>
        <w:gridCol w:w="4678"/>
      </w:tblGrid>
      <w:tr w:rsidR="0056420D" w14:paraId="69B7A6D2" w14:textId="77777777">
        <w:tc>
          <w:tcPr>
            <w:tcW w:w="4677" w:type="dxa"/>
            <w:tcBorders>
              <w:top w:val="none" w:sz="4" w:space="0" w:color="000000"/>
              <w:left w:val="none" w:sz="4" w:space="0" w:color="000000"/>
              <w:bottom w:val="none" w:sz="4" w:space="0" w:color="000000"/>
              <w:right w:val="none" w:sz="4" w:space="0" w:color="000000"/>
            </w:tcBorders>
          </w:tcPr>
          <w:p w14:paraId="0BC793E3" w14:textId="77777777" w:rsidR="0056420D" w:rsidRDefault="00000000">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Исполнитель:</w:t>
            </w:r>
          </w:p>
          <w:p w14:paraId="028125FD" w14:textId="77777777" w:rsidR="0056420D" w:rsidRDefault="0056420D">
            <w:pPr>
              <w:spacing w:after="0" w:line="240" w:lineRule="auto"/>
              <w:jc w:val="both"/>
              <w:rPr>
                <w:rFonts w:eastAsia="Times New Roman"/>
                <w:b/>
                <w:bCs/>
                <w:sz w:val="24"/>
                <w:szCs w:val="24"/>
              </w:rPr>
            </w:pPr>
          </w:p>
        </w:tc>
        <w:tc>
          <w:tcPr>
            <w:tcW w:w="4678" w:type="dxa"/>
            <w:tcBorders>
              <w:top w:val="none" w:sz="4" w:space="0" w:color="000000"/>
              <w:left w:val="none" w:sz="4" w:space="0" w:color="000000"/>
              <w:bottom w:val="none" w:sz="4" w:space="0" w:color="000000"/>
              <w:right w:val="none" w:sz="4" w:space="0" w:color="000000"/>
            </w:tcBorders>
          </w:tcPr>
          <w:p w14:paraId="2F9B0911" w14:textId="77777777" w:rsidR="0056420D" w:rsidRDefault="00000000">
            <w:pPr>
              <w:spacing w:after="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Заказчик:</w:t>
            </w:r>
          </w:p>
        </w:tc>
      </w:tr>
      <w:tr w:rsidR="0056420D" w14:paraId="135EAD82" w14:textId="77777777">
        <w:tc>
          <w:tcPr>
            <w:tcW w:w="4677" w:type="dxa"/>
            <w:tcBorders>
              <w:top w:val="none" w:sz="4" w:space="0" w:color="000000"/>
              <w:left w:val="none" w:sz="4" w:space="0" w:color="000000"/>
              <w:bottom w:val="none" w:sz="4" w:space="0" w:color="000000"/>
              <w:right w:val="none" w:sz="4" w:space="0" w:color="000000"/>
            </w:tcBorders>
          </w:tcPr>
          <w:p w14:paraId="4587A85F"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Председатель</w:t>
            </w:r>
          </w:p>
          <w:p w14:paraId="00531570"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ПК «РАД КОП»</w:t>
            </w:r>
          </w:p>
          <w:p w14:paraId="0E6A23C3" w14:textId="77777777" w:rsidR="0056420D" w:rsidRDefault="0056420D">
            <w:pPr>
              <w:spacing w:after="0" w:line="240" w:lineRule="auto"/>
              <w:jc w:val="both"/>
              <w:rPr>
                <w:rFonts w:eastAsia="Times New Roman"/>
                <w:b/>
                <w:bCs/>
                <w:sz w:val="24"/>
                <w:szCs w:val="24"/>
              </w:rPr>
            </w:pPr>
          </w:p>
          <w:p w14:paraId="18EA9A8E"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 Р.М. Гусейнов </w:t>
            </w:r>
          </w:p>
          <w:p w14:paraId="7B37E998" w14:textId="77777777" w:rsidR="0056420D" w:rsidRDefault="00000000">
            <w:pPr>
              <w:spacing w:after="0" w:line="240" w:lineRule="auto"/>
              <w:jc w:val="both"/>
              <w:rPr>
                <w:rFonts w:eastAsia="Times New Roman"/>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p>
        </w:tc>
        <w:tc>
          <w:tcPr>
            <w:tcW w:w="4678" w:type="dxa"/>
            <w:tcBorders>
              <w:top w:val="none" w:sz="4" w:space="0" w:color="000000"/>
              <w:left w:val="none" w:sz="4" w:space="0" w:color="000000"/>
              <w:bottom w:val="none" w:sz="4" w:space="0" w:color="000000"/>
              <w:right w:val="none" w:sz="4" w:space="0" w:color="000000"/>
            </w:tcBorders>
          </w:tcPr>
          <w:p w14:paraId="2B095E78" w14:textId="77777777" w:rsidR="0056420D" w:rsidRDefault="00000000">
            <w:pPr>
              <w:spacing w:after="0" w:line="240" w:lineRule="auto"/>
              <w:jc w:val="both"/>
              <w:rPr>
                <w:rFonts w:eastAsia="Calibri"/>
                <w:sz w:val="24"/>
                <w:szCs w:val="24"/>
              </w:rPr>
            </w:pPr>
            <w:r>
              <w:rPr>
                <w:rFonts w:ascii="Times New Roman" w:eastAsia="Calibri" w:hAnsi="Times New Roman"/>
                <w:sz w:val="24"/>
                <w:szCs w:val="24"/>
              </w:rPr>
              <w:t>Генеральный директор</w:t>
            </w:r>
          </w:p>
          <w:p w14:paraId="2179DD04" w14:textId="77777777" w:rsidR="0056420D" w:rsidRDefault="00000000">
            <w:pPr>
              <w:spacing w:after="0" w:line="240" w:lineRule="auto"/>
              <w:rPr>
                <w:rFonts w:eastAsia="Times New Roman"/>
                <w:sz w:val="24"/>
                <w:szCs w:val="24"/>
              </w:rPr>
            </w:pPr>
            <w:r>
              <w:rPr>
                <w:rFonts w:ascii="Times New Roman" w:eastAsia="Times New Roman" w:hAnsi="Times New Roman"/>
                <w:sz w:val="24"/>
                <w:szCs w:val="24"/>
              </w:rPr>
              <w:t xml:space="preserve">ООО ПКО «РСВ» </w:t>
            </w:r>
          </w:p>
          <w:p w14:paraId="5B209780" w14:textId="77777777" w:rsidR="0056420D" w:rsidRDefault="0056420D">
            <w:pPr>
              <w:spacing w:after="0" w:line="240" w:lineRule="auto"/>
              <w:rPr>
                <w:rFonts w:eastAsia="Times New Roman"/>
                <w:sz w:val="24"/>
                <w:szCs w:val="24"/>
              </w:rPr>
            </w:pPr>
          </w:p>
          <w:p w14:paraId="0C60FA6C" w14:textId="77777777" w:rsidR="0056420D" w:rsidRDefault="00000000">
            <w:pPr>
              <w:spacing w:after="0" w:line="240" w:lineRule="auto"/>
              <w:jc w:val="both"/>
              <w:rPr>
                <w:rFonts w:eastAsia="Times New Roman"/>
                <w:sz w:val="24"/>
                <w:szCs w:val="24"/>
              </w:rPr>
            </w:pPr>
            <w:r>
              <w:rPr>
                <w:rFonts w:ascii="Times New Roman" w:eastAsia="Times New Roman" w:hAnsi="Times New Roman"/>
                <w:sz w:val="24"/>
                <w:szCs w:val="24"/>
              </w:rPr>
              <w:t xml:space="preserve">_____________________ Г.В. Никифоров </w:t>
            </w:r>
          </w:p>
          <w:p w14:paraId="7F73AA71" w14:textId="77777777" w:rsidR="0056420D" w:rsidRDefault="00000000">
            <w:pPr>
              <w:spacing w:after="0" w:line="240" w:lineRule="auto"/>
              <w:jc w:val="both"/>
              <w:rPr>
                <w:rFonts w:eastAsia="Times New Roman"/>
                <w:b/>
                <w:bCs/>
                <w:sz w:val="24"/>
                <w:szCs w:val="24"/>
              </w:rPr>
            </w:pPr>
            <w:proofErr w:type="spellStart"/>
            <w:r>
              <w:rPr>
                <w:rFonts w:ascii="Times New Roman" w:eastAsia="Times New Roman" w:hAnsi="Times New Roman"/>
                <w:sz w:val="24"/>
                <w:szCs w:val="24"/>
              </w:rPr>
              <w:t>м.п</w:t>
            </w:r>
            <w:proofErr w:type="spellEnd"/>
            <w:r>
              <w:rPr>
                <w:rFonts w:ascii="Times New Roman" w:eastAsia="Times New Roman" w:hAnsi="Times New Roman"/>
                <w:sz w:val="24"/>
                <w:szCs w:val="24"/>
              </w:rPr>
              <w:t>.</w:t>
            </w:r>
          </w:p>
        </w:tc>
      </w:tr>
    </w:tbl>
    <w:p w14:paraId="323322D4" w14:textId="77777777" w:rsidR="0056420D" w:rsidRDefault="0056420D">
      <w:pPr>
        <w:spacing w:after="0"/>
        <w:ind w:hanging="142"/>
        <w:rPr>
          <w:rFonts w:ascii="Times New Roman" w:eastAsia="Calibri" w:hAnsi="Times New Roman"/>
          <w:b/>
          <w:sz w:val="24"/>
          <w:szCs w:val="24"/>
          <w:lang w:eastAsia="en-US"/>
        </w:rPr>
      </w:pPr>
    </w:p>
    <w:p w14:paraId="6ECBE73E" w14:textId="77777777" w:rsidR="0056420D" w:rsidRDefault="0056420D">
      <w:pPr>
        <w:spacing w:after="0"/>
        <w:ind w:hanging="142"/>
        <w:jc w:val="center"/>
        <w:rPr>
          <w:rFonts w:ascii="Times New Roman" w:eastAsia="Calibri" w:hAnsi="Times New Roman"/>
          <w:b/>
          <w:sz w:val="24"/>
          <w:szCs w:val="24"/>
          <w:lang w:eastAsia="en-US"/>
        </w:rPr>
      </w:pPr>
    </w:p>
    <w:sectPr w:rsidR="0056420D">
      <w:footerReference w:type="default" r:id="rId8"/>
      <w:footerReference w:type="first" r:id="rId9"/>
      <w:pgSz w:w="11906" w:h="16838"/>
      <w:pgMar w:top="851" w:right="850" w:bottom="851" w:left="1701" w:header="227" w:footer="219"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87B9A" w14:textId="77777777" w:rsidR="00E823FE" w:rsidRDefault="00E823FE">
      <w:pPr>
        <w:spacing w:after="0" w:line="240" w:lineRule="auto"/>
      </w:pPr>
      <w:r>
        <w:separator/>
      </w:r>
    </w:p>
  </w:endnote>
  <w:endnote w:type="continuationSeparator" w:id="0">
    <w:p w14:paraId="612E0443" w14:textId="77777777" w:rsidR="00E823FE" w:rsidRDefault="00E82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rlito">
    <w:altName w:val="Calibri"/>
    <w:charset w:val="00"/>
    <w:family w:val="auto"/>
    <w:pitch w:val="default"/>
  </w:font>
  <w:font w:name="Noto Sans SC Regular">
    <w:charset w:val="00"/>
    <w:family w:val="auto"/>
    <w:pitch w:val="default"/>
  </w:font>
  <w:font w:name="Noto Sans Devanagari">
    <w:charset w:val="00"/>
    <w:family w:val="swiss"/>
    <w:pitch w:val="variable"/>
    <w:sig w:usb0="80008023" w:usb1="00002046" w:usb2="0000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rPr>
      <w:id w:val="-667862386"/>
      <w:docPartObj>
        <w:docPartGallery w:val="Page Numbers (Bottom of Page)"/>
        <w:docPartUnique/>
      </w:docPartObj>
    </w:sdtPr>
    <w:sdtContent>
      <w:sdt>
        <w:sdtPr>
          <w:rPr>
            <w:rFonts w:ascii="Times New Roman" w:hAnsi="Times New Roman"/>
            <w:sz w:val="24"/>
            <w:szCs w:val="24"/>
          </w:rPr>
          <w:id w:val="1728636285"/>
          <w:docPartObj>
            <w:docPartGallery w:val="Page Numbers (Top of Page)"/>
            <w:docPartUnique/>
          </w:docPartObj>
        </w:sdtPr>
        <w:sdtContent>
          <w:p w14:paraId="56C66F04" w14:textId="77777777" w:rsidR="0056420D" w:rsidRDefault="00000000">
            <w:pPr>
              <w:pStyle w:val="afa"/>
              <w:jc w:val="center"/>
              <w:rPr>
                <w:rFonts w:ascii="Times New Roman" w:hAnsi="Times New Roman"/>
                <w:sz w:val="24"/>
                <w:szCs w:val="24"/>
              </w:rPr>
            </w:pPr>
            <w:r>
              <w:rPr>
                <w:rFonts w:ascii="Times New Roman" w:hAnsi="Times New Roman"/>
                <w:sz w:val="24"/>
                <w:szCs w:val="24"/>
              </w:rPr>
              <w:t xml:space="preserve">Страница </w:t>
            </w:r>
            <w:r>
              <w:rPr>
                <w:rFonts w:ascii="Times New Roman" w:hAnsi="Times New Roman"/>
                <w:b/>
                <w:bCs/>
                <w:sz w:val="24"/>
                <w:szCs w:val="24"/>
              </w:rPr>
              <w:fldChar w:fldCharType="begin"/>
            </w:r>
            <w:r>
              <w:rPr>
                <w:rFonts w:ascii="Times New Roman" w:hAnsi="Times New Roman"/>
                <w:b/>
                <w:bCs/>
                <w:sz w:val="24"/>
                <w:szCs w:val="24"/>
              </w:rPr>
              <w:instrText>PAGE</w:instrText>
            </w:r>
            <w:r>
              <w:rPr>
                <w:rFonts w:ascii="Times New Roman" w:hAnsi="Times New Roman"/>
                <w:b/>
                <w:bCs/>
                <w:sz w:val="24"/>
                <w:szCs w:val="24"/>
              </w:rPr>
              <w:fldChar w:fldCharType="separate"/>
            </w:r>
            <w:r>
              <w:rPr>
                <w:rFonts w:ascii="Times New Roman" w:hAnsi="Times New Roman"/>
                <w:b/>
                <w:bCs/>
                <w:sz w:val="24"/>
                <w:szCs w:val="24"/>
              </w:rPr>
              <w:t>2</w:t>
            </w:r>
            <w:r>
              <w:rPr>
                <w:rFonts w:ascii="Times New Roman" w:hAnsi="Times New Roman"/>
                <w:b/>
                <w:bCs/>
                <w:sz w:val="24"/>
                <w:szCs w:val="24"/>
              </w:rPr>
              <w:fldChar w:fldCharType="end"/>
            </w:r>
            <w:r>
              <w:rPr>
                <w:rFonts w:ascii="Times New Roman" w:hAnsi="Times New Roman"/>
                <w:sz w:val="24"/>
                <w:szCs w:val="24"/>
              </w:rPr>
              <w:t xml:space="preserve"> из </w:t>
            </w:r>
            <w:r>
              <w:rPr>
                <w:rFonts w:ascii="Times New Roman" w:hAnsi="Times New Roman"/>
                <w:b/>
                <w:bCs/>
                <w:sz w:val="24"/>
                <w:szCs w:val="24"/>
              </w:rPr>
              <w:fldChar w:fldCharType="begin"/>
            </w:r>
            <w:r>
              <w:rPr>
                <w:rFonts w:ascii="Times New Roman" w:hAnsi="Times New Roman"/>
                <w:b/>
                <w:bCs/>
                <w:sz w:val="24"/>
                <w:szCs w:val="24"/>
              </w:rPr>
              <w:instrText>NUMPAGES</w:instrText>
            </w:r>
            <w:r>
              <w:rPr>
                <w:rFonts w:ascii="Times New Roman" w:hAnsi="Times New Roman"/>
                <w:b/>
                <w:bCs/>
                <w:sz w:val="24"/>
                <w:szCs w:val="24"/>
              </w:rPr>
              <w:fldChar w:fldCharType="separate"/>
            </w:r>
            <w:r>
              <w:rPr>
                <w:rFonts w:ascii="Times New Roman" w:hAnsi="Times New Roman"/>
                <w:b/>
                <w:bCs/>
                <w:sz w:val="24"/>
                <w:szCs w:val="24"/>
              </w:rPr>
              <w:t>2</w:t>
            </w:r>
            <w:r>
              <w:rPr>
                <w:rFonts w:ascii="Times New Roman" w:hAnsi="Times New Roman"/>
                <w:b/>
                <w:bCs/>
                <w:sz w:val="24"/>
                <w:szCs w:val="24"/>
              </w:rPr>
              <w:fldChar w:fldCharType="end"/>
            </w:r>
          </w:p>
        </w:sdtContent>
      </w:sdt>
    </w:sdtContent>
  </w:sdt>
  <w:p w14:paraId="159DC2EC" w14:textId="77777777" w:rsidR="0056420D" w:rsidRDefault="0056420D">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194639"/>
      <w:docPartObj>
        <w:docPartGallery w:val="Page Numbers (Bottom of Page)"/>
        <w:docPartUnique/>
      </w:docPartObj>
    </w:sdtPr>
    <w:sdtContent>
      <w:p w14:paraId="50AEFFAE" w14:textId="77777777" w:rsidR="0056420D" w:rsidRDefault="00000000">
        <w:pPr>
          <w:pStyle w:val="afa"/>
          <w:jc w:val="center"/>
        </w:pPr>
        <w:r>
          <w:fldChar w:fldCharType="begin"/>
        </w:r>
        <w:r>
          <w:instrText xml:space="preserve"> PAGE </w:instrText>
        </w:r>
        <w:r>
          <w:fldChar w:fldCharType="separate"/>
        </w:r>
        <w:r>
          <w:t>10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6688" w14:textId="77777777" w:rsidR="00E823FE" w:rsidRDefault="00E823FE">
      <w:pPr>
        <w:rPr>
          <w:sz w:val="12"/>
        </w:rPr>
      </w:pPr>
      <w:r>
        <w:separator/>
      </w:r>
    </w:p>
  </w:footnote>
  <w:footnote w:type="continuationSeparator" w:id="0">
    <w:p w14:paraId="628ADD2C" w14:textId="77777777" w:rsidR="00E823FE" w:rsidRDefault="00E823FE">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BEB"/>
    <w:multiLevelType w:val="multilevel"/>
    <w:tmpl w:val="0419001F"/>
    <w:lvl w:ilvl="0">
      <w:start w:val="1"/>
      <w:numFmt w:val="decimal"/>
      <w:pStyle w:val="ListParagraph1"/>
      <w:lvlText w:val="%1."/>
      <w:lvlJc w:val="left"/>
      <w:pPr>
        <w:tabs>
          <w:tab w:val="num" w:pos="0"/>
        </w:tabs>
        <w:ind w:left="360" w:hanging="360"/>
      </w:pPr>
    </w:lvl>
    <w:lvl w:ilvl="1">
      <w:start w:val="1"/>
      <w:numFmt w:val="decimal"/>
      <w:pStyle w:v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1D98163E"/>
    <w:multiLevelType w:val="multilevel"/>
    <w:tmpl w:val="DFA07754"/>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 w15:restartNumberingAfterBreak="0">
    <w:nsid w:val="29170DC4"/>
    <w:multiLevelType w:val="multilevel"/>
    <w:tmpl w:val="73D07A8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33CD76A2"/>
    <w:multiLevelType w:val="multilevel"/>
    <w:tmpl w:val="0552751A"/>
    <w:lvl w:ilvl="0">
      <w:start w:val="1"/>
      <w:numFmt w:val="decimal"/>
      <w:lvlText w:val="%1."/>
      <w:lvlJc w:val="left"/>
      <w:pPr>
        <w:ind w:left="644"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E60C3A"/>
    <w:multiLevelType w:val="multilevel"/>
    <w:tmpl w:val="8EA824A4"/>
    <w:lvl w:ilvl="0">
      <w:start w:val="1"/>
      <w:numFmt w:val="decimal"/>
      <w:suff w:val="space"/>
      <w:lvlText w:val="%1."/>
      <w:lvlJc w:val="left"/>
      <w:pPr>
        <w:tabs>
          <w:tab w:val="num" w:pos="0"/>
        </w:tabs>
        <w:ind w:left="1259" w:hanging="360"/>
      </w:pPr>
      <w:rPr>
        <w:b/>
        <w:bCs/>
      </w:rPr>
    </w:lvl>
    <w:lvl w:ilvl="1">
      <w:start w:val="1"/>
      <w:numFmt w:val="decimal"/>
      <w:isLgl/>
      <w:suff w:val="space"/>
      <w:lvlText w:val="%1.%2."/>
      <w:lvlJc w:val="left"/>
      <w:pPr>
        <w:tabs>
          <w:tab w:val="num" w:pos="0"/>
        </w:tabs>
        <w:ind w:left="3144" w:hanging="450"/>
      </w:pPr>
    </w:lvl>
    <w:lvl w:ilvl="2">
      <w:start w:val="1"/>
      <w:numFmt w:val="decimal"/>
      <w:isLgl/>
      <w:lvlText w:val="%1.%2.%3."/>
      <w:lvlJc w:val="left"/>
      <w:pPr>
        <w:tabs>
          <w:tab w:val="num" w:pos="0"/>
        </w:tabs>
        <w:ind w:left="1619" w:hanging="720"/>
      </w:pPr>
    </w:lvl>
    <w:lvl w:ilvl="3">
      <w:start w:val="1"/>
      <w:numFmt w:val="decimal"/>
      <w:isLgl/>
      <w:lvlText w:val="%1.%2.%3.%4."/>
      <w:lvlJc w:val="left"/>
      <w:pPr>
        <w:tabs>
          <w:tab w:val="num" w:pos="0"/>
        </w:tabs>
        <w:ind w:left="1619" w:hanging="720"/>
      </w:pPr>
    </w:lvl>
    <w:lvl w:ilvl="4">
      <w:start w:val="1"/>
      <w:numFmt w:val="decimal"/>
      <w:isLgl/>
      <w:lvlText w:val="%1.%2.%3.%4.%5."/>
      <w:lvlJc w:val="left"/>
      <w:pPr>
        <w:tabs>
          <w:tab w:val="num" w:pos="0"/>
        </w:tabs>
        <w:ind w:left="1979" w:hanging="1080"/>
      </w:pPr>
    </w:lvl>
    <w:lvl w:ilvl="5">
      <w:start w:val="1"/>
      <w:numFmt w:val="decimal"/>
      <w:isLgl/>
      <w:lvlText w:val="%1.%2.%3.%4.%5.%6."/>
      <w:lvlJc w:val="left"/>
      <w:pPr>
        <w:tabs>
          <w:tab w:val="num" w:pos="0"/>
        </w:tabs>
        <w:ind w:left="1979" w:hanging="1080"/>
      </w:pPr>
    </w:lvl>
    <w:lvl w:ilvl="6">
      <w:start w:val="1"/>
      <w:numFmt w:val="decimal"/>
      <w:isLgl/>
      <w:lvlText w:val="%1.%2.%3.%4.%5.%6.%7."/>
      <w:lvlJc w:val="left"/>
      <w:pPr>
        <w:tabs>
          <w:tab w:val="num" w:pos="0"/>
        </w:tabs>
        <w:ind w:left="2339" w:hanging="1440"/>
      </w:pPr>
    </w:lvl>
    <w:lvl w:ilvl="7">
      <w:start w:val="1"/>
      <w:numFmt w:val="decimal"/>
      <w:isLgl/>
      <w:lvlText w:val="%1.%2.%3.%4.%5.%6.%7.%8."/>
      <w:lvlJc w:val="left"/>
      <w:pPr>
        <w:tabs>
          <w:tab w:val="num" w:pos="0"/>
        </w:tabs>
        <w:ind w:left="2339" w:hanging="1440"/>
      </w:pPr>
    </w:lvl>
    <w:lvl w:ilvl="8">
      <w:start w:val="1"/>
      <w:numFmt w:val="decimal"/>
      <w:isLgl/>
      <w:lvlText w:val="%1.%2.%3.%4.%5.%6.%7.%8.%9."/>
      <w:lvlJc w:val="left"/>
      <w:pPr>
        <w:tabs>
          <w:tab w:val="num" w:pos="0"/>
        </w:tabs>
        <w:ind w:left="2699" w:hanging="1800"/>
      </w:pPr>
    </w:lvl>
  </w:abstractNum>
  <w:abstractNum w:abstractNumId="5" w15:restartNumberingAfterBreak="0">
    <w:nsid w:val="48EA03BB"/>
    <w:multiLevelType w:val="multilevel"/>
    <w:tmpl w:val="8804696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15:restartNumberingAfterBreak="0">
    <w:nsid w:val="4E43306F"/>
    <w:multiLevelType w:val="multilevel"/>
    <w:tmpl w:val="A3662E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F6B6877"/>
    <w:multiLevelType w:val="multilevel"/>
    <w:tmpl w:val="C004ED88"/>
    <w:lvl w:ilvl="0">
      <w:start w:val="1"/>
      <w:numFmt w:val="decimal"/>
      <w:lvlText w:val="%1."/>
      <w:lvlJc w:val="left"/>
      <w:pPr>
        <w:ind w:left="644"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92160A"/>
    <w:multiLevelType w:val="multilevel"/>
    <w:tmpl w:val="5888E5F0"/>
    <w:lvl w:ilvl="0">
      <w:start w:val="2"/>
      <w:numFmt w:val="decimal"/>
      <w:suff w:val="space"/>
      <w:lvlText w:val="%1."/>
      <w:lvlJc w:val="left"/>
      <w:pPr>
        <w:tabs>
          <w:tab w:val="num" w:pos="0"/>
        </w:tabs>
        <w:ind w:left="360" w:hanging="360"/>
      </w:pPr>
    </w:lvl>
    <w:lvl w:ilvl="1">
      <w:start w:val="1"/>
      <w:numFmt w:val="decimal"/>
      <w:suff w:val="space"/>
      <w:lvlText w:val="%1.%2."/>
      <w:lvlJc w:val="left"/>
      <w:pPr>
        <w:tabs>
          <w:tab w:val="num" w:pos="0"/>
        </w:tabs>
        <w:ind w:left="1920" w:hanging="360"/>
      </w:pPr>
    </w:lvl>
    <w:lvl w:ilvl="2">
      <w:start w:val="1"/>
      <w:numFmt w:val="decimal"/>
      <w:lvlText w:val="%1.%2.%3."/>
      <w:lvlJc w:val="left"/>
      <w:pPr>
        <w:tabs>
          <w:tab w:val="num" w:pos="0"/>
        </w:tabs>
        <w:ind w:left="2138" w:hanging="720"/>
      </w:pPr>
    </w:lvl>
    <w:lvl w:ilvl="3">
      <w:start w:val="1"/>
      <w:numFmt w:val="decimal"/>
      <w:lvlText w:val="%1.%2.%3.%4."/>
      <w:lvlJc w:val="left"/>
      <w:pPr>
        <w:tabs>
          <w:tab w:val="num" w:pos="0"/>
        </w:tabs>
        <w:ind w:left="2847" w:hanging="720"/>
      </w:pPr>
    </w:lvl>
    <w:lvl w:ilvl="4">
      <w:start w:val="1"/>
      <w:numFmt w:val="decimal"/>
      <w:lvlText w:val="%1.%2.%3.%4.%5."/>
      <w:lvlJc w:val="left"/>
      <w:pPr>
        <w:tabs>
          <w:tab w:val="num" w:pos="0"/>
        </w:tabs>
        <w:ind w:left="3916" w:hanging="1080"/>
      </w:pPr>
    </w:lvl>
    <w:lvl w:ilvl="5">
      <w:start w:val="1"/>
      <w:numFmt w:val="decimal"/>
      <w:lvlText w:val="%1.%2.%3.%4.%5.%6."/>
      <w:lvlJc w:val="left"/>
      <w:pPr>
        <w:tabs>
          <w:tab w:val="num" w:pos="0"/>
        </w:tabs>
        <w:ind w:left="4625" w:hanging="1080"/>
      </w:pPr>
    </w:lvl>
    <w:lvl w:ilvl="6">
      <w:start w:val="1"/>
      <w:numFmt w:val="decimal"/>
      <w:lvlText w:val="%1.%2.%3.%4.%5.%6.%7."/>
      <w:lvlJc w:val="left"/>
      <w:pPr>
        <w:tabs>
          <w:tab w:val="num" w:pos="0"/>
        </w:tabs>
        <w:ind w:left="5694" w:hanging="1440"/>
      </w:pPr>
    </w:lvl>
    <w:lvl w:ilvl="7">
      <w:start w:val="1"/>
      <w:numFmt w:val="decimal"/>
      <w:lvlText w:val="%1.%2.%3.%4.%5.%6.%7.%8."/>
      <w:lvlJc w:val="left"/>
      <w:pPr>
        <w:tabs>
          <w:tab w:val="num" w:pos="0"/>
        </w:tabs>
        <w:ind w:left="6403" w:hanging="1440"/>
      </w:pPr>
    </w:lvl>
    <w:lvl w:ilvl="8">
      <w:start w:val="1"/>
      <w:numFmt w:val="decimal"/>
      <w:lvlText w:val="%1.%2.%3.%4.%5.%6.%7.%8.%9."/>
      <w:lvlJc w:val="left"/>
      <w:pPr>
        <w:tabs>
          <w:tab w:val="num" w:pos="0"/>
        </w:tabs>
        <w:ind w:left="7472" w:hanging="1800"/>
      </w:pPr>
    </w:lvl>
  </w:abstractNum>
  <w:abstractNum w:abstractNumId="9" w15:restartNumberingAfterBreak="0">
    <w:nsid w:val="7AC05CA3"/>
    <w:multiLevelType w:val="multilevel"/>
    <w:tmpl w:val="2A08E2FE"/>
    <w:lvl w:ilvl="0">
      <w:start w:val="1"/>
      <w:numFmt w:val="decimal"/>
      <w:pStyle w:val="0"/>
      <w:suff w:val="space"/>
      <w:lvlText w:val="%1."/>
      <w:lvlJc w:val="left"/>
      <w:pPr>
        <w:tabs>
          <w:tab w:val="num" w:pos="0"/>
        </w:tabs>
        <w:ind w:left="710" w:hanging="710"/>
      </w:pPr>
    </w:lvl>
    <w:lvl w:ilvl="1">
      <w:start w:val="1"/>
      <w:numFmt w:val="decimal"/>
      <w:suff w:val="space"/>
      <w:lvlText w:val="%1.%2."/>
      <w:lvlJc w:val="left"/>
      <w:pPr>
        <w:tabs>
          <w:tab w:val="num" w:pos="0"/>
        </w:tabs>
        <w:ind w:left="8649" w:hanging="710"/>
      </w:pPr>
    </w:lvl>
    <w:lvl w:ilvl="2">
      <w:start w:val="1"/>
      <w:numFmt w:val="decimal"/>
      <w:pStyle w:val="2"/>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num w:numId="1" w16cid:durableId="312220345">
    <w:abstractNumId w:val="6"/>
  </w:num>
  <w:num w:numId="2" w16cid:durableId="1699047310">
    <w:abstractNumId w:val="4"/>
  </w:num>
  <w:num w:numId="3" w16cid:durableId="977877323">
    <w:abstractNumId w:val="8"/>
  </w:num>
  <w:num w:numId="4" w16cid:durableId="585463231">
    <w:abstractNumId w:val="0"/>
  </w:num>
  <w:num w:numId="5" w16cid:durableId="1783962525">
    <w:abstractNumId w:val="1"/>
  </w:num>
  <w:num w:numId="6" w16cid:durableId="1907954389">
    <w:abstractNumId w:val="9"/>
  </w:num>
  <w:num w:numId="7" w16cid:durableId="281692750">
    <w:abstractNumId w:val="5"/>
  </w:num>
  <w:num w:numId="8" w16cid:durableId="1164779902">
    <w:abstractNumId w:val="7"/>
  </w:num>
  <w:num w:numId="9" w16cid:durableId="5209685">
    <w:abstractNumId w:val="3"/>
  </w:num>
  <w:num w:numId="10" w16cid:durableId="374894434">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is Semenov">
    <w15:presenceInfo w15:providerId="AD" w15:userId="S::denis.semenov@creditexpress.ru::754c5643-99fd-47f2-9fcf-d6e92c847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20D"/>
    <w:rsid w:val="002643BE"/>
    <w:rsid w:val="00403CB3"/>
    <w:rsid w:val="00531D81"/>
    <w:rsid w:val="0056420D"/>
    <w:rsid w:val="00875F9B"/>
    <w:rsid w:val="009649F1"/>
    <w:rsid w:val="00AF4CB9"/>
    <w:rsid w:val="00B56687"/>
    <w:rsid w:val="00E823FE"/>
    <w:rsid w:val="00F84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8E9F"/>
  <w15:docId w15:val="{6157E300-A889-4625-ABD8-6D4BE546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cs="Times New Roman"/>
      <w:sz w:val="22"/>
      <w:szCs w:val="22"/>
    </w:rPr>
  </w:style>
  <w:style w:type="paragraph" w:styleId="1">
    <w:name w:val="heading 1"/>
    <w:basedOn w:val="a"/>
    <w:next w:val="a"/>
    <w:link w:val="10"/>
    <w:uiPriority w:val="9"/>
    <w:qFormat/>
    <w:pPr>
      <w:keepNext/>
      <w:keepLines/>
      <w:spacing w:before="240" w:after="0" w:line="240" w:lineRule="auto"/>
      <w:jc w:val="center"/>
      <w:outlineLvl w:val="0"/>
    </w:pPr>
    <w:rPr>
      <w:rFonts w:ascii="Times New Roman" w:eastAsiaTheme="majorEastAsia" w:hAnsi="Times New Roman" w:cstheme="majorBidi"/>
      <w:sz w:val="20"/>
      <w:szCs w:val="32"/>
    </w:rPr>
  </w:style>
  <w:style w:type="paragraph" w:styleId="20">
    <w:name w:val="heading 2"/>
    <w:basedOn w:val="a"/>
    <w:next w:val="a"/>
    <w:link w:val="21"/>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4">
    <w:name w:val="heading 4"/>
    <w:basedOn w:val="a"/>
    <w:next w:val="a"/>
    <w:link w:val="40"/>
    <w:uiPriority w:val="9"/>
    <w:unhideWhenUsed/>
    <w:qFormat/>
    <w:pPr>
      <w:keepNext/>
      <w:keepLines/>
      <w:spacing w:before="240" w:after="120" w:line="240" w:lineRule="auto"/>
      <w:jc w:val="center"/>
      <w:outlineLvl w:val="3"/>
    </w:pPr>
    <w:rPr>
      <w:rFonts w:ascii="Times New Roman" w:eastAsiaTheme="majorEastAsia" w:hAnsi="Times New Roman" w:cstheme="majorBidi"/>
      <w:b/>
      <w:iCs/>
      <w:sz w:val="24"/>
      <w:szCs w:val="20"/>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EndnoteTextChar">
    <w:name w:val="Endnote Text Char"/>
    <w:basedOn w:val="a0"/>
    <w:uiPriority w:val="99"/>
    <w:semiHidden/>
    <w:rPr>
      <w:sz w:val="20"/>
      <w:szCs w:val="20"/>
    </w:r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line="240" w:lineRule="auto"/>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3">
    <w:name w:val="Quote"/>
    <w:basedOn w:val="a"/>
    <w:next w:val="a"/>
    <w:link w:val="24"/>
    <w:uiPriority w:val="29"/>
    <w:qFormat/>
    <w:pPr>
      <w:spacing w:before="160"/>
      <w:jc w:val="center"/>
    </w:pPr>
    <w:rPr>
      <w:i/>
      <w:iCs/>
      <w:color w:val="404040" w:themeColor="text1" w:themeTint="BF"/>
    </w:rPr>
  </w:style>
  <w:style w:type="character" w:customStyle="1" w:styleId="24">
    <w:name w:val="Цитата 2 Знак"/>
    <w:basedOn w:val="a0"/>
    <w:link w:val="23"/>
    <w:uiPriority w:val="29"/>
    <w:rPr>
      <w:i/>
      <w:iCs/>
      <w:color w:val="404040" w:themeColor="text1" w:themeTint="BF"/>
    </w:rPr>
  </w:style>
  <w:style w:type="character" w:styleId="a7">
    <w:name w:val="Intense Emphasis"/>
    <w:basedOn w:val="a0"/>
    <w:uiPriority w:val="21"/>
    <w:qFormat/>
    <w:rPr>
      <w:i/>
      <w:iCs/>
      <w:color w:val="365F91" w:themeColor="accent1" w:themeShade="BF"/>
    </w:rPr>
  </w:style>
  <w:style w:type="paragraph" w:styleId="a8">
    <w:name w:val="Intense Quote"/>
    <w:basedOn w:val="a"/>
    <w:next w:val="a"/>
    <w:link w:val="a9"/>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9">
    <w:name w:val="Выделенная цитата Знак"/>
    <w:basedOn w:val="a0"/>
    <w:link w:val="a8"/>
    <w:uiPriority w:val="30"/>
    <w:rPr>
      <w:i/>
      <w:iCs/>
      <w:color w:val="365F91" w:themeColor="accent1" w:themeShade="BF"/>
    </w:rPr>
  </w:style>
  <w:style w:type="character" w:styleId="aa">
    <w:name w:val="Intense Reference"/>
    <w:basedOn w:val="a0"/>
    <w:uiPriority w:val="32"/>
    <w:qFormat/>
    <w:rPr>
      <w:b/>
      <w:bCs/>
      <w:smallCaps/>
      <w:color w:val="365F91" w:themeColor="accent1" w:themeShade="BF"/>
      <w:spacing w:val="5"/>
    </w:rPr>
  </w:style>
  <w:style w:type="paragraph" w:styleId="ab">
    <w:name w:val="No Spacing"/>
    <w:basedOn w:val="a"/>
    <w:uiPriority w:val="1"/>
    <w:qFormat/>
    <w:pPr>
      <w:spacing w:after="0" w:line="240" w:lineRule="auto"/>
    </w:p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paragraph" w:styleId="af1">
    <w:name w:val="endnote text"/>
    <w:basedOn w:val="a"/>
    <w:link w:val="af2"/>
    <w:uiPriority w:val="99"/>
    <w:semiHidden/>
    <w:unhideWhenUsed/>
    <w:pPr>
      <w:spacing w:after="0" w:line="240" w:lineRule="auto"/>
    </w:pPr>
    <w:rPr>
      <w:sz w:val="20"/>
      <w:szCs w:val="20"/>
    </w:rPr>
  </w:style>
  <w:style w:type="character" w:customStyle="1" w:styleId="af2">
    <w:name w:val="Текст концевой сноски Знак"/>
    <w:basedOn w:val="a0"/>
    <w:link w:val="af1"/>
    <w:uiPriority w:val="99"/>
    <w:semiHidden/>
    <w:rPr>
      <w:sz w:val="20"/>
      <w:szCs w:val="20"/>
    </w:rPr>
  </w:style>
  <w:style w:type="character" w:styleId="af3">
    <w:name w:val="Hyperlink"/>
    <w:basedOn w:val="a0"/>
    <w:uiPriority w:val="99"/>
    <w:unhideWhenUsed/>
    <w:rPr>
      <w:color w:val="0000FF" w:themeColor="hyperlink"/>
      <w:u w:val="single"/>
    </w:rPr>
  </w:style>
  <w:style w:type="character" w:styleId="af4">
    <w:name w:val="FollowedHyperlink"/>
    <w:basedOn w:val="a0"/>
    <w:uiPriority w:val="99"/>
    <w:semiHidden/>
    <w:unhideWhenUsed/>
    <w:rPr>
      <w:color w:val="800080" w:themeColor="followedHyperlink"/>
      <w:u w:val="single"/>
    </w:rPr>
  </w:style>
  <w:style w:type="paragraph" w:styleId="af5">
    <w:name w:val="TOC Heading"/>
    <w:uiPriority w:val="39"/>
    <w:unhideWhenUsed/>
  </w:style>
  <w:style w:type="paragraph" w:styleId="af6">
    <w:name w:val="table of figures"/>
    <w:basedOn w:val="a"/>
    <w:next w:val="a"/>
    <w:uiPriority w:val="99"/>
    <w:unhideWhenUsed/>
    <w:pPr>
      <w:spacing w:after="0"/>
    </w:pPr>
  </w:style>
  <w:style w:type="character" w:customStyle="1" w:styleId="af7">
    <w:name w:val="Верхний колонтитул Знак"/>
    <w:basedOn w:val="a0"/>
    <w:link w:val="af8"/>
    <w:uiPriority w:val="99"/>
    <w:qFormat/>
    <w:rPr>
      <w:rFonts w:cs="Times New Roman"/>
      <w:sz w:val="22"/>
    </w:rPr>
  </w:style>
  <w:style w:type="character" w:customStyle="1" w:styleId="af9">
    <w:name w:val="Нижний колонтитул Знак"/>
    <w:basedOn w:val="a0"/>
    <w:link w:val="afa"/>
    <w:uiPriority w:val="99"/>
    <w:qFormat/>
    <w:rPr>
      <w:rFonts w:cs="Times New Roman"/>
      <w:sz w:val="22"/>
    </w:rPr>
  </w:style>
  <w:style w:type="character" w:customStyle="1" w:styleId="afb">
    <w:name w:val="Основной текст Знак"/>
    <w:basedOn w:val="a0"/>
    <w:link w:val="afc"/>
    <w:qFormat/>
    <w:rPr>
      <w:rFonts w:ascii="Times New Roman" w:hAnsi="Times New Roman" w:cs="Times New Roman"/>
      <w:sz w:val="22"/>
      <w:lang w:val="zh-CN" w:eastAsia="zh-CN"/>
    </w:rPr>
  </w:style>
  <w:style w:type="character" w:customStyle="1" w:styleId="25">
    <w:name w:val="Основной текст с отступом 2 Знак"/>
    <w:basedOn w:val="a0"/>
    <w:link w:val="26"/>
    <w:uiPriority w:val="99"/>
    <w:qFormat/>
    <w:rPr>
      <w:rFonts w:cs="Times New Roman"/>
      <w:sz w:val="22"/>
      <w:szCs w:val="22"/>
    </w:rPr>
  </w:style>
  <w:style w:type="character" w:customStyle="1" w:styleId="10">
    <w:name w:val="Заголовок 1 Знак"/>
    <w:basedOn w:val="a0"/>
    <w:link w:val="1"/>
    <w:uiPriority w:val="9"/>
    <w:qFormat/>
    <w:rPr>
      <w:rFonts w:ascii="Times New Roman" w:eastAsiaTheme="majorEastAsia" w:hAnsi="Times New Roman" w:cstheme="majorBidi"/>
      <w:szCs w:val="32"/>
    </w:rPr>
  </w:style>
  <w:style w:type="character" w:customStyle="1" w:styleId="40">
    <w:name w:val="Заголовок 4 Знак"/>
    <w:basedOn w:val="a0"/>
    <w:link w:val="4"/>
    <w:uiPriority w:val="9"/>
    <w:qFormat/>
    <w:rPr>
      <w:rFonts w:ascii="Times New Roman" w:eastAsiaTheme="majorEastAsia" w:hAnsi="Times New Roman" w:cstheme="majorBidi"/>
      <w:b/>
      <w:iCs/>
      <w:sz w:val="24"/>
    </w:rPr>
  </w:style>
  <w:style w:type="character" w:customStyle="1" w:styleId="-0">
    <w:name w:val="Договор - подпункт Знак"/>
    <w:link w:val="-8"/>
    <w:qFormat/>
    <w:rPr>
      <w:rFonts w:ascii="Times New Roman" w:eastAsia="Calibri" w:hAnsi="Times New Roman" w:cs="Times New Roman"/>
      <w:sz w:val="24"/>
      <w:szCs w:val="24"/>
      <w:lang w:val="zh-CN" w:eastAsia="zh-CN"/>
    </w:rPr>
  </w:style>
  <w:style w:type="character" w:customStyle="1" w:styleId="32">
    <w:name w:val="Основной текст с отступом 3 Знак"/>
    <w:basedOn w:val="a0"/>
    <w:link w:val="33"/>
    <w:uiPriority w:val="99"/>
    <w:qFormat/>
    <w:rPr>
      <w:rFonts w:cs="Times New Roman"/>
      <w:sz w:val="16"/>
      <w:szCs w:val="16"/>
    </w:rPr>
  </w:style>
  <w:style w:type="character" w:customStyle="1" w:styleId="21">
    <w:name w:val="Заголовок 2 Знак"/>
    <w:basedOn w:val="a0"/>
    <w:link w:val="20"/>
    <w:uiPriority w:val="9"/>
    <w:semiHidden/>
    <w:qFormat/>
    <w:rPr>
      <w:rFonts w:asciiTheme="majorHAnsi" w:eastAsiaTheme="majorEastAsia" w:hAnsiTheme="majorHAnsi" w:cstheme="majorBidi"/>
      <w:color w:val="365F91" w:themeColor="accent1" w:themeShade="BF"/>
      <w:sz w:val="26"/>
      <w:szCs w:val="26"/>
    </w:rPr>
  </w:style>
  <w:style w:type="character" w:customStyle="1" w:styleId="afd">
    <w:name w:val="Текст примечания Знак"/>
    <w:basedOn w:val="a0"/>
    <w:link w:val="afe"/>
    <w:uiPriority w:val="99"/>
    <w:qFormat/>
    <w:rPr>
      <w:rFonts w:ascii="Times New Roman" w:eastAsia="Times New Roman" w:hAnsi="Times New Roman" w:cs="Times New Roman"/>
    </w:rPr>
  </w:style>
  <w:style w:type="character" w:styleId="aff">
    <w:name w:val="annotation reference"/>
    <w:basedOn w:val="a0"/>
    <w:uiPriority w:val="99"/>
    <w:qFormat/>
    <w:rPr>
      <w:sz w:val="16"/>
      <w:szCs w:val="16"/>
    </w:rPr>
  </w:style>
  <w:style w:type="character" w:customStyle="1" w:styleId="aff0">
    <w:name w:val="Тема примечания Знак"/>
    <w:basedOn w:val="afd"/>
    <w:link w:val="aff1"/>
    <w:uiPriority w:val="99"/>
    <w:qFormat/>
    <w:rPr>
      <w:rFonts w:ascii="Times New Roman" w:eastAsia="Times New Roman" w:hAnsi="Times New Roman" w:cs="Times New Roman"/>
      <w:b/>
      <w:bCs/>
    </w:rPr>
  </w:style>
  <w:style w:type="character" w:customStyle="1" w:styleId="aff2">
    <w:name w:val="Текст выноски Знак"/>
    <w:basedOn w:val="a0"/>
    <w:link w:val="aff3"/>
    <w:uiPriority w:val="99"/>
    <w:semiHidden/>
    <w:qFormat/>
    <w:rPr>
      <w:rFonts w:ascii="Times New Roman" w:hAnsi="Times New Roman" w:cs="Times New Roman"/>
      <w:sz w:val="18"/>
      <w:szCs w:val="18"/>
    </w:rPr>
  </w:style>
  <w:style w:type="character" w:customStyle="1" w:styleId="aff4">
    <w:name w:val="Текст сноски Знак"/>
    <w:basedOn w:val="a0"/>
    <w:link w:val="aff5"/>
    <w:uiPriority w:val="99"/>
    <w:qFormat/>
    <w:rPr>
      <w:rFonts w:cs="Times New Roman"/>
    </w:rPr>
  </w:style>
  <w:style w:type="character" w:customStyle="1" w:styleId="FootnoteCharacters">
    <w:name w:val="Footnote Characters"/>
    <w:uiPriority w:val="99"/>
    <w:qFormat/>
    <w:rPr>
      <w:vertAlign w:val="superscript"/>
    </w:rPr>
  </w:style>
  <w:style w:type="character" w:styleId="aff6">
    <w:name w:val="footnote reference"/>
    <w:rPr>
      <w:vertAlign w:val="superscript"/>
    </w:rPr>
  </w:style>
  <w:style w:type="character" w:customStyle="1" w:styleId="EndnoteCharacters">
    <w:name w:val="Endnote Characters"/>
    <w:qFormat/>
    <w:rPr>
      <w:vertAlign w:val="superscript"/>
    </w:rPr>
  </w:style>
  <w:style w:type="character" w:styleId="aff7">
    <w:name w:val="endnote reference"/>
    <w:rPr>
      <w:vertAlign w:val="superscript"/>
    </w:rPr>
  </w:style>
  <w:style w:type="paragraph" w:customStyle="1" w:styleId="Heading">
    <w:name w:val="Heading"/>
    <w:basedOn w:val="a"/>
    <w:next w:val="afc"/>
    <w:qFormat/>
    <w:pPr>
      <w:keepNext/>
      <w:spacing w:before="240" w:after="120"/>
    </w:pPr>
    <w:rPr>
      <w:rFonts w:ascii="Carlito" w:eastAsia="Noto Sans SC Regular" w:hAnsi="Carlito" w:cs="Noto Sans Devanagari"/>
      <w:sz w:val="28"/>
      <w:szCs w:val="28"/>
    </w:rPr>
  </w:style>
  <w:style w:type="paragraph" w:styleId="afc">
    <w:name w:val="Body Text"/>
    <w:basedOn w:val="a"/>
    <w:link w:val="afb"/>
    <w:qFormat/>
    <w:pPr>
      <w:spacing w:after="80" w:line="240" w:lineRule="auto"/>
      <w:jc w:val="both"/>
    </w:pPr>
    <w:rPr>
      <w:rFonts w:ascii="Times New Roman" w:hAnsi="Times New Roman"/>
      <w:szCs w:val="20"/>
      <w:lang w:val="zh-CN" w:eastAsia="zh-CN"/>
    </w:rPr>
  </w:style>
  <w:style w:type="paragraph" w:styleId="aff8">
    <w:name w:val="List"/>
    <w:basedOn w:val="afc"/>
    <w:rPr>
      <w:rFonts w:cs="Noto Sans Devanagari"/>
    </w:rPr>
  </w:style>
  <w:style w:type="paragraph" w:styleId="aff9">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customStyle="1" w:styleId="caption1">
    <w:name w:val="caption1"/>
    <w:basedOn w:val="a"/>
    <w:qFormat/>
    <w:pPr>
      <w:suppressLineNumbers/>
      <w:spacing w:before="120" w:after="120"/>
    </w:pPr>
    <w:rPr>
      <w:rFonts w:cs="Noto Sans Devanagari"/>
      <w:i/>
      <w:iCs/>
      <w:sz w:val="24"/>
      <w:szCs w:val="24"/>
    </w:rPr>
  </w:style>
  <w:style w:type="paragraph" w:customStyle="1" w:styleId="caption11">
    <w:name w:val="caption11"/>
    <w:basedOn w:val="a"/>
    <w:qFormat/>
    <w:pPr>
      <w:suppressLineNumbers/>
      <w:spacing w:before="120" w:after="120"/>
    </w:pPr>
    <w:rPr>
      <w:rFonts w:cs="Noto Sans Devanagari"/>
      <w:i/>
      <w:iCs/>
      <w:sz w:val="24"/>
      <w:szCs w:val="24"/>
    </w:rPr>
  </w:style>
  <w:style w:type="paragraph" w:customStyle="1" w:styleId="HeaderandFooter">
    <w:name w:val="Header and Footer"/>
    <w:basedOn w:val="a"/>
    <w:qFormat/>
  </w:style>
  <w:style w:type="paragraph" w:styleId="af8">
    <w:name w:val="header"/>
    <w:basedOn w:val="a"/>
    <w:link w:val="af7"/>
    <w:uiPriority w:val="99"/>
    <w:unhideWhenUsed/>
    <w:pPr>
      <w:tabs>
        <w:tab w:val="center" w:pos="4677"/>
        <w:tab w:val="right" w:pos="9355"/>
      </w:tabs>
    </w:pPr>
  </w:style>
  <w:style w:type="paragraph" w:styleId="afa">
    <w:name w:val="footer"/>
    <w:basedOn w:val="a"/>
    <w:link w:val="af9"/>
    <w:uiPriority w:val="99"/>
    <w:unhideWhenUsed/>
    <w:pPr>
      <w:tabs>
        <w:tab w:val="center" w:pos="4677"/>
        <w:tab w:val="right" w:pos="9355"/>
      </w:tabs>
    </w:pPr>
  </w:style>
  <w:style w:type="paragraph" w:customStyle="1" w:styleId="ConsPlusNormal">
    <w:name w:val="ConsPlusNormal"/>
    <w:qFormat/>
    <w:pPr>
      <w:widowControl w:val="0"/>
      <w:spacing w:before="240" w:after="120"/>
    </w:pPr>
    <w:rPr>
      <w:rFonts w:ascii="Arial" w:eastAsiaTheme="minorEastAsia" w:hAnsi="Arial" w:cs="Arial"/>
    </w:rPr>
  </w:style>
  <w:style w:type="paragraph" w:customStyle="1" w:styleId="ConsPlusNonformat">
    <w:name w:val="ConsPlusNonformat"/>
    <w:uiPriority w:val="99"/>
    <w:qFormat/>
    <w:pPr>
      <w:widowControl w:val="0"/>
    </w:pPr>
    <w:rPr>
      <w:rFonts w:ascii="Courier New" w:eastAsiaTheme="minorEastAsia" w:hAnsi="Courier New" w:cs="Courier New"/>
    </w:rPr>
  </w:style>
  <w:style w:type="paragraph" w:customStyle="1" w:styleId="ConsDTNormal">
    <w:name w:val="ConsDTNormal"/>
    <w:uiPriority w:val="99"/>
    <w:qFormat/>
    <w:pPr>
      <w:jc w:val="both"/>
    </w:pPr>
    <w:rPr>
      <w:rFonts w:ascii="Times New Roman" w:hAnsi="Times New Roman" w:cs="Times New Roman"/>
      <w:sz w:val="24"/>
      <w:szCs w:val="24"/>
    </w:rPr>
  </w:style>
  <w:style w:type="paragraph" w:customStyle="1" w:styleId="ConsNormal">
    <w:name w:val="ConsNormal"/>
    <w:qFormat/>
    <w:pPr>
      <w:jc w:val="both"/>
    </w:pPr>
    <w:rPr>
      <w:rFonts w:ascii="Courier New" w:hAnsi="Courier New" w:cs="Courier New"/>
    </w:rPr>
  </w:style>
  <w:style w:type="paragraph" w:styleId="26">
    <w:name w:val="Body Text Indent 2"/>
    <w:basedOn w:val="a"/>
    <w:link w:val="25"/>
    <w:uiPriority w:val="99"/>
    <w:qFormat/>
    <w:pPr>
      <w:spacing w:after="120" w:line="480" w:lineRule="auto"/>
      <w:ind w:left="283"/>
    </w:pPr>
  </w:style>
  <w:style w:type="paragraph" w:styleId="affa">
    <w:name w:val="List Paragraph"/>
    <w:basedOn w:val="a"/>
    <w:uiPriority w:val="34"/>
    <w:qFormat/>
    <w:pPr>
      <w:ind w:left="720"/>
      <w:contextualSpacing/>
    </w:pPr>
  </w:style>
  <w:style w:type="paragraph" w:customStyle="1" w:styleId="ListParagraph1">
    <w:name w:val="List Paragraph1"/>
    <w:basedOn w:val="a"/>
    <w:qFormat/>
    <w:pPr>
      <w:numPr>
        <w:numId w:val="4"/>
      </w:numPr>
      <w:spacing w:before="240" w:after="0" w:line="240" w:lineRule="auto"/>
      <w:jc w:val="center"/>
    </w:pPr>
    <w:rPr>
      <w:rFonts w:ascii="Times New Roman" w:eastAsia="Calibri" w:hAnsi="Times New Roman"/>
      <w:caps/>
      <w:sz w:val="24"/>
      <w:szCs w:val="24"/>
      <w:lang w:eastAsia="en-US"/>
    </w:rPr>
  </w:style>
  <w:style w:type="paragraph" w:customStyle="1" w:styleId="-">
    <w:name w:val="Договор - пункт"/>
    <w:basedOn w:val="a"/>
    <w:qFormat/>
    <w:pPr>
      <w:numPr>
        <w:ilvl w:val="1"/>
        <w:numId w:val="4"/>
      </w:numPr>
      <w:spacing w:after="0" w:line="240" w:lineRule="auto"/>
      <w:ind w:left="709" w:hanging="709"/>
      <w:jc w:val="both"/>
    </w:pPr>
    <w:rPr>
      <w:rFonts w:ascii="Times New Roman" w:eastAsia="Calibri" w:hAnsi="Times New Roman"/>
      <w:sz w:val="24"/>
      <w:szCs w:val="24"/>
      <w:lang w:val="zh-CN" w:eastAsia="zh-CN"/>
    </w:rPr>
  </w:style>
  <w:style w:type="paragraph" w:customStyle="1" w:styleId="-8">
    <w:name w:val="Договор - подпункт"/>
    <w:basedOn w:val="-"/>
    <w:link w:val="-0"/>
    <w:qFormat/>
  </w:style>
  <w:style w:type="paragraph" w:styleId="33">
    <w:name w:val="Body Text Indent 3"/>
    <w:basedOn w:val="a"/>
    <w:link w:val="32"/>
    <w:uiPriority w:val="99"/>
    <w:qFormat/>
    <w:pPr>
      <w:spacing w:after="120"/>
      <w:ind w:left="283"/>
    </w:pPr>
    <w:rPr>
      <w:sz w:val="16"/>
      <w:szCs w:val="16"/>
    </w:rPr>
  </w:style>
  <w:style w:type="paragraph" w:styleId="afe">
    <w:name w:val="annotation text"/>
    <w:basedOn w:val="a"/>
    <w:link w:val="afd"/>
    <w:uiPriority w:val="99"/>
    <w:unhideWhenUsed/>
    <w:qFormat/>
    <w:pPr>
      <w:spacing w:after="0" w:line="240" w:lineRule="auto"/>
    </w:pPr>
    <w:rPr>
      <w:rFonts w:ascii="Times New Roman" w:eastAsia="Times New Roman" w:hAnsi="Times New Roman"/>
      <w:sz w:val="20"/>
      <w:szCs w:val="20"/>
    </w:rPr>
  </w:style>
  <w:style w:type="paragraph" w:customStyle="1" w:styleId="12">
    <w:name w:val="Табл_Текст 1"/>
    <w:basedOn w:val="a"/>
    <w:qFormat/>
    <w:pPr>
      <w:spacing w:after="120" w:line="240" w:lineRule="auto"/>
      <w:jc w:val="both"/>
    </w:pPr>
    <w:rPr>
      <w:rFonts w:ascii="Arial" w:eastAsia="Arial" w:hAnsi="Arial" w:cs="Arial"/>
      <w:sz w:val="20"/>
      <w:szCs w:val="28"/>
    </w:rPr>
  </w:style>
  <w:style w:type="paragraph" w:customStyle="1" w:styleId="0">
    <w:name w:val="Табл_Текст 0"/>
    <w:basedOn w:val="a"/>
    <w:qFormat/>
    <w:pPr>
      <w:numPr>
        <w:numId w:val="6"/>
      </w:numPr>
      <w:spacing w:after="120" w:line="240" w:lineRule="auto"/>
      <w:jc w:val="both"/>
    </w:pPr>
    <w:rPr>
      <w:rFonts w:ascii="Arial" w:eastAsia="Arial" w:hAnsi="Arial" w:cs="Arial"/>
      <w:sz w:val="20"/>
    </w:rPr>
  </w:style>
  <w:style w:type="paragraph" w:customStyle="1" w:styleId="2">
    <w:name w:val="Табл_Текст 2"/>
    <w:basedOn w:val="a"/>
    <w:qFormat/>
    <w:pPr>
      <w:numPr>
        <w:ilvl w:val="2"/>
        <w:numId w:val="6"/>
      </w:numPr>
      <w:spacing w:after="120" w:line="240" w:lineRule="auto"/>
      <w:jc w:val="both"/>
    </w:pPr>
    <w:rPr>
      <w:rFonts w:ascii="Arial" w:eastAsia="Arial" w:hAnsi="Arial" w:cs="Arial"/>
      <w:sz w:val="20"/>
    </w:rPr>
  </w:style>
  <w:style w:type="paragraph" w:styleId="aff1">
    <w:name w:val="annotation subject"/>
    <w:basedOn w:val="afe"/>
    <w:next w:val="afe"/>
    <w:link w:val="aff0"/>
    <w:uiPriority w:val="99"/>
    <w:qFormat/>
    <w:pPr>
      <w:spacing w:after="200"/>
    </w:pPr>
    <w:rPr>
      <w:rFonts w:ascii="Calibri" w:eastAsia="SimSun" w:hAnsi="Calibri"/>
      <w:b/>
      <w:bCs/>
    </w:rPr>
  </w:style>
  <w:style w:type="paragraph" w:styleId="aff3">
    <w:name w:val="Balloon Text"/>
    <w:basedOn w:val="a"/>
    <w:link w:val="aff2"/>
    <w:uiPriority w:val="99"/>
    <w:semiHidden/>
    <w:unhideWhenUsed/>
    <w:qFormat/>
    <w:pPr>
      <w:spacing w:after="0" w:line="240" w:lineRule="auto"/>
    </w:pPr>
    <w:rPr>
      <w:rFonts w:ascii="Times New Roman" w:hAnsi="Times New Roman"/>
      <w:sz w:val="18"/>
      <w:szCs w:val="18"/>
    </w:rPr>
  </w:style>
  <w:style w:type="paragraph" w:styleId="affb">
    <w:name w:val="Revision"/>
    <w:uiPriority w:val="99"/>
    <w:semiHidden/>
    <w:qFormat/>
    <w:rPr>
      <w:rFonts w:cs="Times New Roman"/>
      <w:sz w:val="22"/>
      <w:szCs w:val="22"/>
    </w:rPr>
  </w:style>
  <w:style w:type="paragraph" w:styleId="aff5">
    <w:name w:val="footnote text"/>
    <w:basedOn w:val="a"/>
    <w:link w:val="aff4"/>
    <w:uiPriority w:val="99"/>
    <w:pPr>
      <w:spacing w:after="0" w:line="240" w:lineRule="auto"/>
    </w:pPr>
    <w:rPr>
      <w:sz w:val="20"/>
      <w:szCs w:val="20"/>
    </w:rPr>
  </w:style>
  <w:style w:type="table" w:customStyle="1" w:styleId="13">
    <w:name w:val="Сетка таблицы1"/>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c">
    <w:name w:val="Table Grid"/>
    <w:basedOn w:val="a1"/>
    <w:uiPriority w:val="59"/>
    <w:unhideWhenUs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Сетка таблицы11"/>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
    <w:name w:val="Сетка таблицы2"/>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uiPriority w:val="39"/>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d">
    <w:name w:val="Normal (Web)"/>
    <w:basedOn w:val="a"/>
    <w:uiPriority w:val="99"/>
    <w:semiHidden/>
    <w:unhideWhenUsed/>
    <w:rPr>
      <w:rFonts w:ascii="Times New Roman" w:hAnsi="Times New Roman"/>
      <w:sz w:val="24"/>
      <w:szCs w:val="24"/>
    </w:rPr>
  </w:style>
  <w:style w:type="character" w:styleId="affe">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9946C-F8AA-4706-A5EA-E86466B8E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1706</Words>
  <Characters>20218</Characters>
  <Application>Microsoft Office Word</Application>
  <DocSecurity>0</DocSecurity>
  <Lines>505</Lines>
  <Paragraphs>281</Paragraphs>
  <ScaleCrop>false</ScaleCrop>
  <Company/>
  <LinksUpToDate>false</LinksUpToDate>
  <CharactersWithSpaces>21643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Guseinov</dc:creator>
  <cp:keywords/>
  <dc:description/>
  <cp:lastModifiedBy>Denis Semenov</cp:lastModifiedBy>
  <cp:revision>4</cp:revision>
  <dcterms:created xsi:type="dcterms:W3CDTF">2026-02-12T12:12:00Z</dcterms:created>
  <dcterms:modified xsi:type="dcterms:W3CDTF">2026-05-04T08:35:00Z</dcterms:modified>
  <dc:language>ru-RU</dc:language>
</cp:coreProperties>
</file>