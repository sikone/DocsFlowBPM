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5EB7DA4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72521">
        <w:rPr>
          <w:rFonts w:cs="Times New Roman"/>
          <w:b/>
          <w:sz w:val="22"/>
        </w:rPr>
        <w:t>9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652C0035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  <w:t xml:space="preserve">  «</w:t>
      </w:r>
      <w:r w:rsidR="00B72521">
        <w:rPr>
          <w:rFonts w:cs="Times New Roman"/>
          <w:bCs/>
          <w:sz w:val="22"/>
        </w:rPr>
        <w:t>31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del w:id="0" w:author="Denis Semenov" w:date="2026-04-25T19:03:00Z" w16du:dateUtc="2026-04-25T15:03:00Z">
        <w:r w:rsidR="00B72521" w:rsidDel="006856CC">
          <w:rPr>
            <w:rFonts w:cs="Times New Roman"/>
            <w:bCs/>
            <w:sz w:val="22"/>
          </w:rPr>
          <w:delText xml:space="preserve">марта </w:delText>
        </w:r>
      </w:del>
      <w:proofErr w:type="spellStart"/>
      <w:ins w:id="1" w:author="Denis Semenov" w:date="2026-04-25T19:03:00Z" w16du:dateUtc="2026-04-25T15:03:00Z">
        <w:r w:rsidR="006856CC">
          <w:rPr>
            <w:rFonts w:cs="Times New Roman"/>
            <w:bCs/>
            <w:sz w:val="22"/>
          </w:rPr>
          <w:t>аперля</w:t>
        </w:r>
        <w:proofErr w:type="spellEnd"/>
        <w:r w:rsidR="006856CC">
          <w:rPr>
            <w:rFonts w:cs="Times New Roman"/>
            <w:bCs/>
            <w:sz w:val="22"/>
          </w:rPr>
          <w:t xml:space="preserve"> </w:t>
        </w:r>
      </w:ins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39E58163" w:rsidR="00D3514F" w:rsidRPr="00CC0E33" w:rsidDel="006856CC" w:rsidRDefault="00D3514F" w:rsidP="00D3514F">
      <w:pPr>
        <w:ind w:firstLine="567"/>
        <w:rPr>
          <w:del w:id="2" w:author="Denis Semenov" w:date="2026-04-25T19:03:00Z" w16du:dateUtc="2026-04-25T15:03:00Z"/>
          <w:rFonts w:cs="Times New Roman"/>
          <w:sz w:val="22"/>
        </w:rPr>
      </w:pPr>
      <w:del w:id="3" w:author="Denis Semenov" w:date="2026-04-25T19:03:00Z" w16du:dateUtc="2026-04-25T15:03:00Z">
        <w:r w:rsidRPr="00CC0E33" w:rsidDel="006856CC">
          <w:rPr>
            <w:rFonts w:cs="Times New Roman"/>
            <w:sz w:val="22"/>
          </w:rPr>
          <w:delText xml:space="preserve">совместно именуемые в дальнейшем </w:delText>
        </w:r>
        <w:r w:rsidRPr="00CC0E33" w:rsidDel="006856CC">
          <w:rPr>
            <w:rFonts w:cs="Times New Roman"/>
            <w:b/>
            <w:sz w:val="22"/>
          </w:rPr>
          <w:delText>«Стороны»</w:delText>
        </w:r>
        <w:r w:rsidRPr="00CC0E33" w:rsidDel="006856CC">
          <w:rPr>
            <w:rFonts w:cs="Times New Roman"/>
            <w:sz w:val="22"/>
          </w:rPr>
          <w:delText xml:space="preserve">, а по отдельности – </w:delText>
        </w:r>
        <w:r w:rsidRPr="00CC0E33" w:rsidDel="006856CC">
          <w:rPr>
            <w:rFonts w:cs="Times New Roman"/>
            <w:b/>
            <w:bCs/>
            <w:sz w:val="22"/>
          </w:rPr>
          <w:delText>«Сторона»</w:delText>
        </w:r>
        <w:r w:rsidRPr="00CC0E33" w:rsidDel="006856CC">
          <w:rPr>
            <w:rFonts w:cs="Times New Roman"/>
            <w:sz w:val="22"/>
          </w:rPr>
          <w:delText xml:space="preserve">, </w:delText>
        </w:r>
        <w:r w:rsidRPr="00CC0E33" w:rsidDel="006856CC">
          <w:rPr>
            <w:rFonts w:cs="Times New Roman"/>
            <w:bCs/>
            <w:sz w:val="22"/>
          </w:rPr>
          <w:delText>подписали настоящую Спецификацию к Договору о нижеследующем:</w:delText>
        </w:r>
      </w:del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>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Microsoft </w:t>
            </w:r>
            <w:proofErr w:type="spellStart"/>
            <w:r w:rsidRPr="00DA215F">
              <w:rPr>
                <w:bCs/>
                <w:sz w:val="20"/>
                <w:szCs w:val="20"/>
              </w:rPr>
              <w:t>Teams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НДС:   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37E16ADE" w:rsidR="00FF2081" w:rsidRPr="00FF2081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FF2081" w:rsidRPr="00FF2081">
        <w:rPr>
          <w:rFonts w:cs="Times New Roman"/>
          <w:b/>
          <w:sz w:val="22"/>
        </w:rPr>
        <w:t>722 655</w:t>
      </w:r>
      <w:r w:rsidR="00CC0E33" w:rsidRPr="00FF2081">
        <w:rPr>
          <w:rFonts w:cs="Times New Roman"/>
          <w:b/>
          <w:sz w:val="22"/>
        </w:rPr>
        <w:t xml:space="preserve"> (</w:t>
      </w:r>
      <w:r w:rsidR="00AC03B8" w:rsidRPr="00FF2081">
        <w:rPr>
          <w:rFonts w:cs="Times New Roman"/>
          <w:b/>
          <w:sz w:val="22"/>
        </w:rPr>
        <w:t xml:space="preserve">семьсот </w:t>
      </w:r>
      <w:r w:rsidR="00FF2081" w:rsidRPr="00FF2081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FF2081">
        <w:rPr>
          <w:rFonts w:cs="Times New Roman"/>
          <w:b/>
          <w:sz w:val="22"/>
        </w:rPr>
        <w:t xml:space="preserve">) </w:t>
      </w:r>
      <w:r w:rsidRPr="00FF2081">
        <w:rPr>
          <w:rFonts w:cs="Times New Roman"/>
          <w:b/>
          <w:sz w:val="22"/>
        </w:rPr>
        <w:t>рубл</w:t>
      </w:r>
      <w:r w:rsidR="004C028C" w:rsidRPr="00FF2081">
        <w:rPr>
          <w:rFonts w:cs="Times New Roman"/>
          <w:b/>
          <w:sz w:val="22"/>
        </w:rPr>
        <w:t xml:space="preserve">ей </w:t>
      </w:r>
      <w:r w:rsidR="00FF2081" w:rsidRPr="00FF2081">
        <w:rPr>
          <w:rFonts w:cs="Times New Roman"/>
          <w:b/>
          <w:sz w:val="22"/>
        </w:rPr>
        <w:t>82 копейки</w:t>
      </w:r>
      <w:r w:rsidRPr="00FF2081">
        <w:rPr>
          <w:rFonts w:cs="Times New Roman"/>
          <w:bCs/>
          <w:sz w:val="22"/>
        </w:rPr>
        <w:t xml:space="preserve">, </w:t>
      </w:r>
      <w:r w:rsidR="001D1BEC" w:rsidRPr="00FF2081">
        <w:rPr>
          <w:rFonts w:cs="Times New Roman"/>
          <w:bCs/>
          <w:sz w:val="22"/>
        </w:rPr>
        <w:t xml:space="preserve"> </w:t>
      </w:r>
      <w:r w:rsidR="00FF2081" w:rsidRPr="00DA215F">
        <w:rPr>
          <w:bCs/>
          <w:sz w:val="20"/>
          <w:szCs w:val="20"/>
        </w:rPr>
        <w:t>в</w:t>
      </w:r>
      <w:r w:rsidR="00FF2081">
        <w:rPr>
          <w:bCs/>
          <w:sz w:val="20"/>
          <w:szCs w:val="20"/>
        </w:rPr>
        <w:t xml:space="preserve"> т.ч. </w:t>
      </w:r>
      <w:r w:rsidR="00FF2081" w:rsidRPr="00DA215F">
        <w:rPr>
          <w:bCs/>
          <w:sz w:val="20"/>
          <w:szCs w:val="20"/>
        </w:rPr>
        <w:t xml:space="preserve">НДС </w:t>
      </w:r>
      <w:r w:rsidR="00FF2081">
        <w:rPr>
          <w:bCs/>
          <w:sz w:val="20"/>
          <w:szCs w:val="20"/>
        </w:rPr>
        <w:t>22%-</w:t>
      </w:r>
      <w:r w:rsidR="00FF2081" w:rsidRPr="00DA215F">
        <w:t xml:space="preserve"> </w:t>
      </w:r>
      <w:r w:rsidR="00FF2081" w:rsidRPr="00DA215F">
        <w:rPr>
          <w:bCs/>
          <w:sz w:val="20"/>
          <w:szCs w:val="20"/>
        </w:rPr>
        <w:t>130 314</w:t>
      </w:r>
      <w:r w:rsidR="00FF2081">
        <w:rPr>
          <w:bCs/>
          <w:sz w:val="20"/>
          <w:szCs w:val="20"/>
        </w:rPr>
        <w:t xml:space="preserve"> (сто тридцать тысяч триста четырнадцать) рублей </w:t>
      </w:r>
      <w:r w:rsidR="00FF2081" w:rsidRPr="00DA215F">
        <w:rPr>
          <w:bCs/>
          <w:sz w:val="20"/>
          <w:szCs w:val="20"/>
        </w:rPr>
        <w:t>98</w:t>
      </w:r>
      <w:r w:rsidR="00FF2081">
        <w:rPr>
          <w:bCs/>
          <w:sz w:val="20"/>
          <w:szCs w:val="20"/>
        </w:rPr>
        <w:t xml:space="preserve"> копеек.</w:t>
      </w:r>
    </w:p>
    <w:p w14:paraId="789D2FB5" w14:textId="0AA462D3" w:rsidR="00D73C95" w:rsidRPr="00FF2081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>
        <w:rPr>
          <w:rFonts w:cs="Times New Roman"/>
          <w:bCs/>
          <w:sz w:val="22"/>
        </w:rPr>
        <w:t>01</w:t>
      </w:r>
      <w:r w:rsidRPr="00FF2081">
        <w:rPr>
          <w:rFonts w:cs="Times New Roman"/>
          <w:bCs/>
          <w:sz w:val="22"/>
        </w:rPr>
        <w:t>.</w:t>
      </w:r>
      <w:r w:rsidR="00D9352A" w:rsidRPr="00FF2081">
        <w:rPr>
          <w:rFonts w:cs="Times New Roman"/>
          <w:bCs/>
          <w:sz w:val="22"/>
        </w:rPr>
        <w:t>0</w:t>
      </w:r>
      <w:r w:rsidR="00B72521">
        <w:rPr>
          <w:rFonts w:cs="Times New Roman"/>
          <w:bCs/>
          <w:sz w:val="22"/>
        </w:rPr>
        <w:t>4</w:t>
      </w:r>
      <w:r w:rsidRPr="00FF2081">
        <w:rPr>
          <w:rFonts w:cs="Times New Roman"/>
          <w:bCs/>
          <w:sz w:val="22"/>
        </w:rPr>
        <w:t>.202</w:t>
      </w:r>
      <w:r w:rsidR="002E2E3A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 по </w:t>
      </w:r>
      <w:r w:rsidR="00B72521">
        <w:rPr>
          <w:rFonts w:cs="Times New Roman"/>
          <w:bCs/>
          <w:sz w:val="22"/>
        </w:rPr>
        <w:t>30.04</w:t>
      </w:r>
      <w:r w:rsidRPr="00FF2081">
        <w:rPr>
          <w:rFonts w:cs="Times New Roman"/>
          <w:bCs/>
          <w:sz w:val="22"/>
        </w:rPr>
        <w:t>.202</w:t>
      </w:r>
      <w:r w:rsidR="007312A5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856CC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66FDD"/>
    <w:rsid w:val="00FB14B5"/>
    <w:rsid w:val="00FC41F9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1790</Characters>
  <Application>Microsoft Office Word</Application>
  <DocSecurity>0</DocSecurity>
  <Lines>37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4</cp:revision>
  <cp:lastPrinted>2024-10-16T10:50:00Z</cp:lastPrinted>
  <dcterms:created xsi:type="dcterms:W3CDTF">2026-03-23T11:25:00Z</dcterms:created>
  <dcterms:modified xsi:type="dcterms:W3CDTF">2026-04-25T15:03:00Z</dcterms:modified>
</cp:coreProperties>
</file>