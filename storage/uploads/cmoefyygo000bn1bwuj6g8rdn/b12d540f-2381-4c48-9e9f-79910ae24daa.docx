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20C59326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ins w:id="0" w:author="Denis Semenov" w:date="2026-04-25T19:24:00Z" w16du:dateUtc="2026-04-25T15:24:00Z">
        <w:r w:rsidR="00DF7923">
          <w:rPr>
            <w:rFonts w:cs="Times New Roman"/>
            <w:b/>
            <w:sz w:val="22"/>
          </w:rPr>
          <w:t>20</w:t>
        </w:r>
      </w:ins>
      <w:ins w:id="1" w:author="Denis Semenov" w:date="2026-04-25T19:30:00Z" w16du:dateUtc="2026-04-25T15:30:00Z">
        <w:r w:rsidR="00FD3AD1">
          <w:rPr>
            <w:rFonts w:cs="Times New Roman"/>
            <w:b/>
            <w:sz w:val="22"/>
          </w:rPr>
          <w:t xml:space="preserve"> к договору</w:t>
        </w:r>
      </w:ins>
      <w:del w:id="2" w:author="Denis Semenov" w:date="2026-04-25T19:24:00Z" w16du:dateUtc="2026-04-25T15:24:00Z">
        <w:r w:rsidR="00F17F01" w:rsidDel="00DF7923">
          <w:rPr>
            <w:rFonts w:cs="Times New Roman"/>
            <w:b/>
            <w:sz w:val="22"/>
          </w:rPr>
          <w:delText>1</w:delText>
        </w:r>
        <w:r w:rsidR="00B72521" w:rsidDel="00DF7923">
          <w:rPr>
            <w:rFonts w:cs="Times New Roman"/>
            <w:b/>
            <w:sz w:val="22"/>
          </w:rPr>
          <w:delText>9</w:delText>
        </w:r>
      </w:del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652C0035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r w:rsidR="00B72521">
        <w:rPr>
          <w:rFonts w:cs="Times New Roman"/>
          <w:bCs/>
          <w:sz w:val="22"/>
        </w:rPr>
        <w:t>31</w:t>
      </w:r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del w:id="3" w:author="Denis Semenov" w:date="2026-04-25T19:03:00Z" w16du:dateUtc="2026-04-25T15:03:00Z">
        <w:r w:rsidR="00B72521" w:rsidDel="006856CC">
          <w:rPr>
            <w:rFonts w:cs="Times New Roman"/>
            <w:bCs/>
            <w:sz w:val="22"/>
          </w:rPr>
          <w:delText xml:space="preserve">марта </w:delText>
        </w:r>
      </w:del>
      <w:ins w:id="4" w:author="Denis Semenov" w:date="2026-04-25T19:03:00Z" w16du:dateUtc="2026-04-25T15:03:00Z">
        <w:r w:rsidR="006856CC">
          <w:rPr>
            <w:rFonts w:cs="Times New Roman"/>
            <w:bCs/>
            <w:sz w:val="22"/>
          </w:rPr>
          <w:t xml:space="preserve">аперля </w:t>
        </w:r>
      </w:ins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290EF5C0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</w:t>
      </w:r>
      <w:del w:id="5" w:author="Denis Semenov" w:date="2026-04-25T19:30:00Z" w16du:dateUtc="2026-04-25T15:30:00Z">
        <w:r w:rsidRPr="00CC0E33" w:rsidDel="00FD3AD1">
          <w:rPr>
            <w:rFonts w:cs="Times New Roman"/>
            <w:b/>
            <w:sz w:val="22"/>
          </w:rPr>
          <w:delText>Исполнитель</w:delText>
        </w:r>
      </w:del>
      <w:ins w:id="6" w:author="Denis Semenov" w:date="2026-04-25T19:30:00Z" w16du:dateUtc="2026-04-25T15:30:00Z">
        <w:r w:rsidR="00FD3AD1">
          <w:rPr>
            <w:rFonts w:cs="Times New Roman"/>
            <w:b/>
            <w:sz w:val="22"/>
          </w:rPr>
          <w:t>Исполин</w:t>
        </w:r>
      </w:ins>
      <w:r w:rsidRPr="00CC0E33">
        <w:rPr>
          <w:rFonts w:cs="Times New Roman"/>
          <w:b/>
          <w:sz w:val="22"/>
        </w:rPr>
        <w:t>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39E58163" w:rsidR="00D3514F" w:rsidRPr="00CC0E33" w:rsidDel="006856CC" w:rsidRDefault="00D3514F" w:rsidP="00D3514F">
      <w:pPr>
        <w:ind w:firstLine="567"/>
        <w:rPr>
          <w:del w:id="7" w:author="Denis Semenov" w:date="2026-04-25T19:03:00Z" w16du:dateUtc="2026-04-25T15:03:00Z"/>
          <w:rFonts w:cs="Times New Roman"/>
          <w:sz w:val="22"/>
        </w:rPr>
      </w:pPr>
      <w:del w:id="8" w:author="Denis Semenov" w:date="2026-04-25T19:03:00Z" w16du:dateUtc="2026-04-25T15:03:00Z">
        <w:r w:rsidRPr="00CC0E33" w:rsidDel="006856CC">
          <w:rPr>
            <w:rFonts w:cs="Times New Roman"/>
            <w:sz w:val="22"/>
          </w:rPr>
          <w:delText xml:space="preserve">совместно именуемые в дальнейшем </w:delText>
        </w:r>
        <w:r w:rsidRPr="00CC0E33" w:rsidDel="006856CC">
          <w:rPr>
            <w:rFonts w:cs="Times New Roman"/>
            <w:b/>
            <w:sz w:val="22"/>
          </w:rPr>
          <w:delText>«Стороны»</w:delText>
        </w:r>
        <w:r w:rsidRPr="00CC0E33" w:rsidDel="006856CC">
          <w:rPr>
            <w:rFonts w:cs="Times New Roman"/>
            <w:sz w:val="22"/>
          </w:rPr>
          <w:delText xml:space="preserve">, а по отдельности – </w:delText>
        </w:r>
        <w:r w:rsidRPr="00CC0E33" w:rsidDel="006856CC">
          <w:rPr>
            <w:rFonts w:cs="Times New Roman"/>
            <w:b/>
            <w:bCs/>
            <w:sz w:val="22"/>
          </w:rPr>
          <w:delText>«Сторона»</w:delText>
        </w:r>
        <w:r w:rsidRPr="00CC0E33" w:rsidDel="006856CC">
          <w:rPr>
            <w:rFonts w:cs="Times New Roman"/>
            <w:sz w:val="22"/>
          </w:rPr>
          <w:delText xml:space="preserve">, </w:delText>
        </w:r>
        <w:r w:rsidRPr="00CC0E33" w:rsidDel="006856CC">
          <w:rPr>
            <w:rFonts w:cs="Times New Roman"/>
            <w:bCs/>
            <w:sz w:val="22"/>
          </w:rPr>
          <w:delText>подписали настоящую Спецификацию к Договору о нижеследующем:</w:delText>
        </w:r>
      </w:del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руб,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НДС:   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>82 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r w:rsidR="00FF2081">
        <w:rPr>
          <w:bCs/>
          <w:sz w:val="20"/>
          <w:szCs w:val="20"/>
        </w:rPr>
        <w:t xml:space="preserve"> т.ч. </w:t>
      </w:r>
      <w:r w:rsidR="00FF2081" w:rsidRPr="00DA215F">
        <w:rPr>
          <w:bCs/>
          <w:sz w:val="20"/>
          <w:szCs w:val="20"/>
        </w:rPr>
        <w:t xml:space="preserve">НДС </w:t>
      </w:r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856CC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DF7923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66FDD"/>
    <w:rsid w:val="00FB14B5"/>
    <w:rsid w:val="00FC41F9"/>
    <w:rsid w:val="00FD3AD1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238</Words>
  <Characters>1808</Characters>
  <Application>Microsoft Office Word</Application>
  <DocSecurity>0</DocSecurity>
  <Lines>37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6</cp:revision>
  <cp:lastPrinted>2024-10-16T10:50:00Z</cp:lastPrinted>
  <dcterms:created xsi:type="dcterms:W3CDTF">2026-03-23T11:25:00Z</dcterms:created>
  <dcterms:modified xsi:type="dcterms:W3CDTF">2026-04-25T15:30:00Z</dcterms:modified>
</cp:coreProperties>
</file>