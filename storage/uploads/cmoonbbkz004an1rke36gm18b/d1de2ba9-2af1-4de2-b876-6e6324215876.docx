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B69" w14:textId="77777777" w:rsidR="003E6DAD" w:rsidRPr="00655A6B" w:rsidRDefault="003E6DAD" w:rsidP="003E6DAD">
      <w:pPr>
        <w:ind w:firstLine="426"/>
        <w:jc w:val="right"/>
        <w:rPr>
          <w:rFonts w:cs="Times New Roman"/>
          <w:bCs/>
          <w:sz w:val="22"/>
        </w:rPr>
      </w:pPr>
      <w:r w:rsidRPr="00655A6B">
        <w:rPr>
          <w:rFonts w:cs="Times New Roman"/>
          <w:bCs/>
          <w:sz w:val="22"/>
        </w:rPr>
        <w:t>Приложение №1</w:t>
      </w:r>
    </w:p>
    <w:p w14:paraId="018DC7A0" w14:textId="4A50EBA8" w:rsidR="003E6DAD" w:rsidRPr="003E6DAD" w:rsidRDefault="003E6DAD" w:rsidP="00655A6B">
      <w:pPr>
        <w:ind w:firstLine="426"/>
        <w:jc w:val="right"/>
        <w:rPr>
          <w:rFonts w:cs="Times New Roman"/>
          <w:b/>
          <w:sz w:val="22"/>
        </w:rPr>
      </w:pPr>
      <w:r w:rsidRPr="00655A6B">
        <w:rPr>
          <w:rFonts w:cs="Times New Roman"/>
          <w:bCs/>
          <w:sz w:val="22"/>
        </w:rPr>
        <w:t>к Договору возмездного оказания услуг №</w:t>
      </w:r>
      <w:r w:rsidR="00655A6B">
        <w:rPr>
          <w:rFonts w:cs="Times New Roman"/>
          <w:bCs/>
          <w:sz w:val="22"/>
        </w:rPr>
        <w:t xml:space="preserve"> 18</w:t>
      </w:r>
      <w:r>
        <w:rPr>
          <w:rFonts w:cs="Times New Roman"/>
          <w:bCs/>
          <w:sz w:val="22"/>
        </w:rPr>
        <w:t xml:space="preserve"> </w:t>
      </w:r>
      <w:r w:rsidRPr="00655A6B">
        <w:rPr>
          <w:rFonts w:cs="Times New Roman"/>
          <w:bCs/>
          <w:sz w:val="22"/>
        </w:rPr>
        <w:t>от «</w:t>
      </w:r>
      <w:r w:rsidR="00655A6B">
        <w:rPr>
          <w:rFonts w:cs="Times New Roman"/>
          <w:bCs/>
          <w:sz w:val="22"/>
        </w:rPr>
        <w:t>16</w:t>
      </w:r>
      <w:r w:rsidRPr="00655A6B">
        <w:rPr>
          <w:rFonts w:cs="Times New Roman"/>
          <w:bCs/>
          <w:sz w:val="22"/>
        </w:rPr>
        <w:t xml:space="preserve">» </w:t>
      </w:r>
      <w:r w:rsidR="00A93A1A">
        <w:rPr>
          <w:rFonts w:cs="Times New Roman"/>
          <w:bCs/>
          <w:sz w:val="22"/>
        </w:rPr>
        <w:t>октября</w:t>
      </w:r>
      <w:r w:rsidRPr="00655A6B">
        <w:rPr>
          <w:rFonts w:cs="Times New Roman"/>
          <w:bCs/>
          <w:sz w:val="22"/>
        </w:rPr>
        <w:t xml:space="preserve"> 2024 г.</w:t>
      </w:r>
    </w:p>
    <w:p w14:paraId="119BF79C" w14:textId="77777777" w:rsidR="003E6DAD" w:rsidRPr="003E6DAD" w:rsidRDefault="003E6DAD" w:rsidP="00D3514F">
      <w:pPr>
        <w:ind w:firstLine="426"/>
        <w:jc w:val="center"/>
        <w:rPr>
          <w:rFonts w:cs="Times New Roman"/>
          <w:b/>
          <w:sz w:val="22"/>
        </w:rPr>
      </w:pPr>
    </w:p>
    <w:p w14:paraId="3AEFB5B2" w14:textId="46702CFF" w:rsidR="00D3514F" w:rsidRPr="00655A6B" w:rsidRDefault="00D3514F" w:rsidP="00D3514F">
      <w:pPr>
        <w:ind w:firstLine="426"/>
        <w:jc w:val="center"/>
        <w:rPr>
          <w:rFonts w:cs="Times New Roman"/>
          <w:b/>
          <w:sz w:val="22"/>
        </w:rPr>
      </w:pPr>
      <w:r w:rsidRPr="003E6DAD">
        <w:rPr>
          <w:rFonts w:cs="Times New Roman"/>
          <w:b/>
          <w:sz w:val="22"/>
        </w:rPr>
        <w:t>СПЕЦИФИКАЦИЯ №</w:t>
      </w:r>
      <w:r w:rsidRPr="00655A6B">
        <w:rPr>
          <w:rFonts w:cs="Times New Roman"/>
          <w:b/>
          <w:sz w:val="22"/>
        </w:rPr>
        <w:t xml:space="preserve"> </w:t>
      </w:r>
      <w:ins w:id="0" w:author="Denis Semenov" w:date="2026-05-02T21:59:00Z" w16du:dateUtc="2026-05-02T17:59:00Z">
        <w:r w:rsidR="00B05060">
          <w:rPr>
            <w:rFonts w:cs="Times New Roman"/>
            <w:b/>
            <w:sz w:val="22"/>
          </w:rPr>
          <w:t>21</w:t>
        </w:r>
      </w:ins>
      <w:del w:id="1" w:author="Denis Semenov" w:date="2026-05-02T21:59:00Z" w16du:dateUtc="2026-05-02T17:59:00Z">
        <w:r w:rsidR="00B05060" w:rsidDel="00B05060">
          <w:rPr>
            <w:rFonts w:cs="Times New Roman"/>
            <w:b/>
            <w:sz w:val="22"/>
          </w:rPr>
          <w:delText>21</w:delText>
        </w:r>
      </w:del>
    </w:p>
    <w:p w14:paraId="191A4256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1F6F9A76" w14:textId="53BC25EF" w:rsidR="00D3514F" w:rsidRPr="00CC0E33" w:rsidRDefault="00D3514F" w:rsidP="005E7826">
      <w:pPr>
        <w:jc w:val="right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г. Москва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="005E7826">
        <w:rPr>
          <w:rFonts w:cs="Times New Roman"/>
          <w:bCs/>
          <w:sz w:val="22"/>
        </w:rPr>
        <w:t xml:space="preserve">                         </w:t>
      </w:r>
      <w:r w:rsidRPr="00CC0E33">
        <w:rPr>
          <w:rFonts w:cs="Times New Roman"/>
          <w:bCs/>
          <w:sz w:val="22"/>
        </w:rPr>
        <w:tab/>
      </w:r>
      <w:proofErr w:type="gramStart"/>
      <w:r w:rsidRPr="00CC0E33">
        <w:rPr>
          <w:rFonts w:cs="Times New Roman"/>
          <w:bCs/>
          <w:sz w:val="22"/>
        </w:rPr>
        <w:tab/>
        <w:t xml:space="preserve">  «</w:t>
      </w:r>
      <w:proofErr w:type="gramEnd"/>
      <w:r w:rsidR="00B47BF7">
        <w:rPr>
          <w:rFonts w:cs="Times New Roman"/>
          <w:bCs/>
          <w:sz w:val="22"/>
        </w:rPr>
        <w:t>30</w:t>
      </w:r>
      <w:r w:rsidRPr="00CC0E33">
        <w:rPr>
          <w:rFonts w:cs="Times New Roman"/>
          <w:bCs/>
          <w:sz w:val="22"/>
        </w:rPr>
        <w:t>»</w:t>
      </w:r>
      <w:r w:rsidR="00F17F01">
        <w:rPr>
          <w:rFonts w:cs="Times New Roman"/>
          <w:bCs/>
          <w:sz w:val="22"/>
        </w:rPr>
        <w:t xml:space="preserve"> </w:t>
      </w:r>
      <w:r w:rsidR="00B47BF7">
        <w:rPr>
          <w:rFonts w:cs="Times New Roman"/>
          <w:bCs/>
          <w:sz w:val="22"/>
        </w:rPr>
        <w:t>апреля</w:t>
      </w:r>
      <w:r w:rsidR="00B72521">
        <w:rPr>
          <w:rFonts w:cs="Times New Roman"/>
          <w:bCs/>
          <w:sz w:val="22"/>
        </w:rPr>
        <w:t xml:space="preserve"> </w:t>
      </w:r>
      <w:r w:rsidRPr="00CC0E33">
        <w:rPr>
          <w:rFonts w:cs="Times New Roman"/>
          <w:bCs/>
          <w:sz w:val="22"/>
        </w:rPr>
        <w:t>202</w:t>
      </w:r>
      <w:r w:rsidR="00FF2081">
        <w:rPr>
          <w:rFonts w:cs="Times New Roman"/>
          <w:bCs/>
          <w:sz w:val="22"/>
        </w:rPr>
        <w:t>6</w:t>
      </w:r>
      <w:r w:rsidRPr="00CC0E33">
        <w:rPr>
          <w:rFonts w:cs="Times New Roman"/>
          <w:bCs/>
          <w:sz w:val="22"/>
        </w:rPr>
        <w:t xml:space="preserve"> г.</w:t>
      </w:r>
    </w:p>
    <w:p w14:paraId="178563B5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734ECB20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2149C7E4" w14:textId="77777777" w:rsidR="00D3514F" w:rsidRPr="00CC0E33" w:rsidRDefault="00D3514F" w:rsidP="00D3514F">
      <w:pPr>
        <w:ind w:firstLine="567"/>
        <w:rPr>
          <w:rFonts w:cs="Times New Roman"/>
          <w:bCs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«АВС Автоматизация»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«Исполнитель»</w:t>
      </w:r>
      <w:r w:rsidRPr="00CC0E33">
        <w:rPr>
          <w:rFonts w:cs="Times New Roman"/>
          <w:bCs/>
          <w:sz w:val="22"/>
        </w:rPr>
        <w:t xml:space="preserve">, в лице Генерального директора Башина Сергея Васильевича, действующего на основании устава, с одной стороны, и </w:t>
      </w:r>
    </w:p>
    <w:p w14:paraId="5CC5A5DA" w14:textId="7EFE9536" w:rsidR="003E6DAD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Профессиональная коллекторская организация «Региональная Служба Взыскания» (ООО ПКО «</w:t>
      </w:r>
      <w:del w:id="2" w:author="Denis Semenov" w:date="2026-05-02T21:59:00Z" w16du:dateUtc="2026-05-02T17:59:00Z">
        <w:r w:rsidRPr="00CC0E33" w:rsidDel="00B05060">
          <w:rPr>
            <w:rFonts w:cs="Times New Roman"/>
            <w:b/>
            <w:bCs/>
            <w:sz w:val="22"/>
          </w:rPr>
          <w:delText>РСВ</w:delText>
        </w:r>
      </w:del>
      <w:ins w:id="3" w:author="Denis Semenov" w:date="2026-05-02T21:59:00Z" w16du:dateUtc="2026-05-02T17:59:00Z">
        <w:r w:rsidR="00B05060">
          <w:rPr>
            <w:rFonts w:cs="Times New Roman"/>
            <w:b/>
            <w:bCs/>
            <w:sz w:val="22"/>
          </w:rPr>
          <w:t>КЭФ</w:t>
        </w:r>
      </w:ins>
      <w:r w:rsidRPr="00CC0E33">
        <w:rPr>
          <w:rFonts w:cs="Times New Roman"/>
          <w:b/>
          <w:bCs/>
          <w:sz w:val="22"/>
        </w:rPr>
        <w:t>»)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«Заказчик»</w:t>
      </w:r>
      <w:r w:rsidRPr="00CC0E33">
        <w:rPr>
          <w:rFonts w:cs="Times New Roman"/>
          <w:bCs/>
          <w:sz w:val="22"/>
        </w:rPr>
        <w:t xml:space="preserve">, </w:t>
      </w:r>
      <w:r w:rsidRPr="00CC0E33">
        <w:rPr>
          <w:rFonts w:cs="Times New Roman"/>
          <w:sz w:val="22"/>
        </w:rPr>
        <w:t>в лице</w:t>
      </w:r>
      <w:r w:rsidRPr="00276422">
        <w:rPr>
          <w:rFonts w:cs="Times New Roman"/>
          <w:color w:val="000000" w:themeColor="text1"/>
          <w:sz w:val="22"/>
        </w:rPr>
        <w:t xml:space="preserve"> </w:t>
      </w:r>
      <w:r w:rsidR="00B81558" w:rsidRPr="00276422">
        <w:rPr>
          <w:rFonts w:cs="Times New Roman"/>
          <w:color w:val="000000" w:themeColor="text1"/>
          <w:sz w:val="22"/>
        </w:rPr>
        <w:t>Генерального директора</w:t>
      </w:r>
      <w:r w:rsidR="00D73C95" w:rsidRPr="00276422">
        <w:rPr>
          <w:rFonts w:cs="Times New Roman"/>
          <w:color w:val="000000" w:themeColor="text1"/>
          <w:sz w:val="22"/>
        </w:rPr>
        <w:t xml:space="preserve"> Никифорова Глеба Владимировича</w:t>
      </w:r>
      <w:r w:rsidRPr="00276422">
        <w:rPr>
          <w:rFonts w:cs="Times New Roman"/>
          <w:color w:val="000000" w:themeColor="text1"/>
          <w:sz w:val="22"/>
        </w:rPr>
        <w:t xml:space="preserve">, действующего на основании </w:t>
      </w:r>
      <w:r w:rsidR="00B81558" w:rsidRPr="00276422">
        <w:rPr>
          <w:rFonts w:eastAsia="Times New Roman" w:cs="Times New Roman"/>
          <w:color w:val="000000" w:themeColor="text1"/>
          <w:sz w:val="22"/>
          <w:lang w:eastAsia="ru-RU"/>
        </w:rPr>
        <w:t>Устава</w:t>
      </w:r>
      <w:r w:rsidRPr="00276422">
        <w:rPr>
          <w:rFonts w:cs="Times New Roman"/>
          <w:color w:val="000000" w:themeColor="text1"/>
          <w:sz w:val="22"/>
        </w:rPr>
        <w:t xml:space="preserve">, </w:t>
      </w:r>
      <w:r w:rsidRPr="00CC0E33">
        <w:rPr>
          <w:rFonts w:cs="Times New Roman"/>
          <w:sz w:val="22"/>
        </w:rPr>
        <w:t xml:space="preserve">с другой </w:t>
      </w:r>
      <w:r w:rsidR="0098784B">
        <w:rPr>
          <w:rFonts w:cs="Times New Roman"/>
          <w:sz w:val="22"/>
        </w:rPr>
        <w:t>с</w:t>
      </w:r>
      <w:r w:rsidRPr="00CC0E33">
        <w:rPr>
          <w:rFonts w:cs="Times New Roman"/>
          <w:sz w:val="22"/>
        </w:rPr>
        <w:t>тороны,</w:t>
      </w:r>
    </w:p>
    <w:p w14:paraId="3EEFC8ED" w14:textId="06852D59" w:rsidR="00D3514F" w:rsidRPr="00CC0E33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sz w:val="22"/>
        </w:rPr>
        <w:t xml:space="preserve">совместно именуемые в дальнейшем </w:t>
      </w:r>
      <w:r w:rsidRPr="00CC0E33">
        <w:rPr>
          <w:rFonts w:cs="Times New Roman"/>
          <w:b/>
          <w:sz w:val="22"/>
        </w:rPr>
        <w:t>«Стороны»</w:t>
      </w:r>
      <w:r w:rsidRPr="00CC0E33">
        <w:rPr>
          <w:rFonts w:cs="Times New Roman"/>
          <w:sz w:val="22"/>
        </w:rPr>
        <w:t xml:space="preserve">, а по отдельности – </w:t>
      </w:r>
      <w:r w:rsidRPr="00CC0E33">
        <w:rPr>
          <w:rFonts w:cs="Times New Roman"/>
          <w:b/>
          <w:bCs/>
          <w:sz w:val="22"/>
        </w:rPr>
        <w:t>«Сторона»</w:t>
      </w:r>
      <w:r w:rsidRPr="00CC0E33">
        <w:rPr>
          <w:rFonts w:cs="Times New Roman"/>
          <w:sz w:val="22"/>
        </w:rPr>
        <w:t xml:space="preserve">, </w:t>
      </w:r>
      <w:r w:rsidRPr="00CC0E33">
        <w:rPr>
          <w:rFonts w:cs="Times New Roman"/>
          <w:bCs/>
          <w:sz w:val="22"/>
        </w:rPr>
        <w:t>подписали настоящую Спецификацию к Договору о нижеследующем:</w:t>
      </w:r>
    </w:p>
    <w:p w14:paraId="0FFC1214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544E44E8" w14:textId="77777777" w:rsidR="00D3514F" w:rsidRPr="00CC0E33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eastAsia="Times New Roman" w:cs="Times New Roman"/>
          <w:bCs/>
          <w:color w:val="000000"/>
          <w:sz w:val="22"/>
        </w:rPr>
      </w:pPr>
      <w:r w:rsidRPr="00CC0E33">
        <w:rPr>
          <w:rFonts w:eastAsia="Times New Roman" w:cs="Times New Roman"/>
          <w:bCs/>
          <w:color w:val="000000"/>
          <w:sz w:val="22"/>
        </w:rPr>
        <w:t>Исполнитель обязуется оказать, а Заказчик принять и оплатить следующие Услуги по доступу к веб-сервису:</w:t>
      </w:r>
      <w:r w:rsidRPr="00CC0E33">
        <w:rPr>
          <w:rFonts w:eastAsia="Times New Roman" w:cs="Times New Roman"/>
          <w:bCs/>
          <w:noProof/>
          <w:color w:val="000000"/>
          <w:sz w:val="22"/>
          <w:lang w:eastAsia="ru-RU"/>
        </w:rPr>
        <w:drawing>
          <wp:inline distT="0" distB="0" distL="0" distR="0" wp14:anchorId="74B30304" wp14:editId="1287ACFD">
            <wp:extent cx="8255" cy="8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6899" w14:textId="77777777" w:rsidR="00D3514F" w:rsidRPr="00CC0E33" w:rsidRDefault="00D3514F" w:rsidP="00D3514F">
      <w:pPr>
        <w:spacing w:after="21" w:line="231" w:lineRule="auto"/>
        <w:ind w:left="567"/>
        <w:rPr>
          <w:rFonts w:eastAsia="Times New Roman" w:cs="Times New Roman"/>
          <w:bCs/>
          <w:color w:val="000000"/>
          <w:sz w:val="22"/>
        </w:rPr>
      </w:pPr>
    </w:p>
    <w:tbl>
      <w:tblPr>
        <w:tblW w:w="9229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582"/>
        <w:gridCol w:w="1843"/>
        <w:gridCol w:w="2806"/>
        <w:gridCol w:w="738"/>
        <w:gridCol w:w="1388"/>
        <w:gridCol w:w="1872"/>
      </w:tblGrid>
      <w:tr w:rsidR="00FF2081" w:rsidRPr="00DA215F" w14:paraId="195FF67A" w14:textId="77777777" w:rsidTr="00423218">
        <w:trPr>
          <w:trHeight w:val="1258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F6DEEC7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76E2F3F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Правообладатель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9174D64" w14:textId="77777777" w:rsidR="00FF2081" w:rsidRPr="00DA215F" w:rsidRDefault="00FF2081" w:rsidP="00423218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00D67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Кол-во,</w:t>
            </w:r>
          </w:p>
          <w:p w14:paraId="412F49C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шт.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2D1408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Цена, </w:t>
            </w:r>
          </w:p>
          <w:p w14:paraId="3266431C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proofErr w:type="spellStart"/>
            <w:r w:rsidRPr="00DA215F">
              <w:rPr>
                <w:bCs/>
                <w:sz w:val="20"/>
                <w:szCs w:val="20"/>
              </w:rPr>
              <w:t>руб</w:t>
            </w:r>
            <w:proofErr w:type="spellEnd"/>
            <w:r w:rsidRPr="00DA215F">
              <w:rPr>
                <w:bCs/>
                <w:sz w:val="20"/>
                <w:szCs w:val="20"/>
              </w:rPr>
              <w:t>, включая НДС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8295899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Сумма, </w:t>
            </w:r>
          </w:p>
          <w:p w14:paraId="0538ADBE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proofErr w:type="spellStart"/>
            <w:r w:rsidRPr="00DA215F">
              <w:rPr>
                <w:bCs/>
                <w:sz w:val="20"/>
                <w:szCs w:val="20"/>
              </w:rPr>
              <w:t>руб</w:t>
            </w:r>
            <w:proofErr w:type="spellEnd"/>
            <w:r w:rsidRPr="00DA215F">
              <w:rPr>
                <w:bCs/>
                <w:sz w:val="20"/>
                <w:szCs w:val="20"/>
              </w:rPr>
              <w:t xml:space="preserve">, </w:t>
            </w:r>
          </w:p>
          <w:p w14:paraId="6A6E026D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включая НДС</w:t>
            </w:r>
          </w:p>
        </w:tc>
      </w:tr>
      <w:tr w:rsidR="00FF2081" w:rsidRPr="00DA215F" w14:paraId="347F6C37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F68D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67EC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CE12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Microsoft 365 Business Standard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05557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170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6CB6A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486,37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66F0F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422 682,90</w:t>
            </w:r>
          </w:p>
        </w:tc>
      </w:tr>
      <w:tr w:rsidR="00FF2081" w:rsidRPr="00DA215F" w14:paraId="320B88C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44B0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2CB15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D8D8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Exchange Online (Plan 1)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CA5D1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85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22A7B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495,44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46536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127 112,40</w:t>
            </w:r>
          </w:p>
        </w:tc>
      </w:tr>
      <w:tr w:rsidR="00FF2081" w:rsidRPr="00DA215F" w14:paraId="4E154F3A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A4089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AB23D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4D2B5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Office 365 E3 (no Teams)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4500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1A6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653,39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5811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130 294,92</w:t>
            </w:r>
          </w:p>
        </w:tc>
      </w:tr>
      <w:tr w:rsidR="00FF2081" w:rsidRPr="00DA215F" w14:paraId="1EE4D72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4D0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18B3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BBBA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Microsoft </w:t>
            </w:r>
            <w:proofErr w:type="spellStart"/>
            <w:r w:rsidRPr="00DA215F">
              <w:rPr>
                <w:bCs/>
                <w:sz w:val="20"/>
                <w:szCs w:val="20"/>
              </w:rPr>
              <w:t>Teams</w:t>
            </w:r>
            <w:proofErr w:type="spellEnd"/>
            <w:r w:rsidRPr="00DA215F">
              <w:rPr>
                <w:bCs/>
                <w:sz w:val="20"/>
                <w:szCs w:val="20"/>
              </w:rPr>
              <w:t xml:space="preserve"> Enterprise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FC21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6899B" w14:textId="77777777" w:rsidR="00FF2081" w:rsidRPr="00DA215F" w:rsidDel="007C383D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 </w:t>
            </w:r>
            <w:r w:rsidRPr="00DA215F">
              <w:rPr>
                <w:bCs/>
                <w:sz w:val="20"/>
                <w:szCs w:val="20"/>
              </w:rPr>
              <w:t>064,14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9EC8D" w14:textId="77777777" w:rsidR="00FF2081" w:rsidRPr="00DA215F" w:rsidRDefault="00FF2081" w:rsidP="00423218">
            <w:pPr>
              <w:jc w:val="center"/>
              <w:rPr>
                <w:color w:val="000000"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42 565,60</w:t>
            </w:r>
          </w:p>
        </w:tc>
      </w:tr>
      <w:tr w:rsidR="00FF2081" w:rsidRPr="006E3DBA" w14:paraId="353B0183" w14:textId="77777777" w:rsidTr="00423218">
        <w:trPr>
          <w:trHeight w:val="273"/>
        </w:trPr>
        <w:tc>
          <w:tcPr>
            <w:tcW w:w="922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FB35" w14:textId="3E91D4FE" w:rsidR="00FF2081" w:rsidRPr="00DA215F" w:rsidRDefault="00FF2081" w:rsidP="00423218">
            <w:pPr>
              <w:rPr>
                <w:b/>
                <w:sz w:val="20"/>
                <w:szCs w:val="20"/>
                <w:highlight w:val="lightGray"/>
              </w:rPr>
            </w:pPr>
            <w:r w:rsidRPr="00DA215F">
              <w:rPr>
                <w:b/>
                <w:sz w:val="20"/>
                <w:szCs w:val="20"/>
                <w:highlight w:val="lightGray"/>
              </w:rPr>
              <w:t xml:space="preserve">Итого общая стоимость Услуг, включая </w:t>
            </w:r>
            <w:proofErr w:type="gramStart"/>
            <w:r w:rsidRPr="00DA215F">
              <w:rPr>
                <w:b/>
                <w:sz w:val="20"/>
                <w:szCs w:val="20"/>
                <w:highlight w:val="lightGray"/>
              </w:rPr>
              <w:t xml:space="preserve">НДС:   </w:t>
            </w:r>
            <w:proofErr w:type="gramEnd"/>
            <w:r w:rsidRPr="00DA215F">
              <w:rPr>
                <w:b/>
                <w:sz w:val="20"/>
                <w:szCs w:val="20"/>
                <w:highlight w:val="lightGray"/>
              </w:rPr>
              <w:t xml:space="preserve">                                                         </w:t>
            </w:r>
            <w:r>
              <w:rPr>
                <w:b/>
                <w:sz w:val="20"/>
                <w:szCs w:val="20"/>
                <w:highlight w:val="lightGray"/>
              </w:rPr>
              <w:t xml:space="preserve">           </w:t>
            </w:r>
            <w:r w:rsidRPr="00DA215F">
              <w:rPr>
                <w:b/>
                <w:sz w:val="20"/>
                <w:szCs w:val="20"/>
                <w:highlight w:val="lightGray"/>
              </w:rPr>
              <w:t>722 655,8</w:t>
            </w:r>
            <w:r>
              <w:rPr>
                <w:b/>
                <w:sz w:val="20"/>
                <w:szCs w:val="20"/>
                <w:highlight w:val="lightGray"/>
              </w:rPr>
              <w:t>2</w:t>
            </w:r>
          </w:p>
        </w:tc>
      </w:tr>
    </w:tbl>
    <w:p w14:paraId="0C7C762E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0E2F6ABB" w14:textId="2A9F2DD5" w:rsidR="00FF2081" w:rsidRPr="0045754C" w:rsidRDefault="00D3514F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45754C">
        <w:rPr>
          <w:rFonts w:cs="Times New Roman"/>
          <w:bCs/>
          <w:sz w:val="22"/>
        </w:rPr>
        <w:t>Общая стоимость Услуг, предоставл</w:t>
      </w:r>
      <w:ins w:id="4" w:author="Elena Burzina" w:date="2026-04-30T10:46:00Z" w16du:dateUtc="2026-04-30T07:46:00Z">
        <w:r w:rsidR="000F5832" w:rsidRPr="0045754C">
          <w:rPr>
            <w:rFonts w:cs="Times New Roman"/>
            <w:bCs/>
            <w:sz w:val="22"/>
          </w:rPr>
          <w:t>яем</w:t>
        </w:r>
      </w:ins>
      <w:del w:id="5" w:author="Elena Burzina" w:date="2026-04-30T10:46:00Z" w16du:dateUtc="2026-04-30T07:46:00Z">
        <w:r w:rsidRPr="0045754C" w:rsidDel="000F5832">
          <w:rPr>
            <w:rFonts w:cs="Times New Roman"/>
            <w:bCs/>
            <w:sz w:val="22"/>
          </w:rPr>
          <w:delText>енн</w:delText>
        </w:r>
      </w:del>
      <w:r w:rsidRPr="0045754C">
        <w:rPr>
          <w:rFonts w:cs="Times New Roman"/>
          <w:bCs/>
          <w:sz w:val="22"/>
        </w:rPr>
        <w:t xml:space="preserve">ых по настоящей Спецификации, подлежащая уплате Заказчиком, составляет </w:t>
      </w:r>
      <w:r w:rsidR="00FF2081" w:rsidRPr="0045754C">
        <w:rPr>
          <w:rFonts w:cs="Times New Roman"/>
          <w:b/>
          <w:sz w:val="22"/>
        </w:rPr>
        <w:t>722 655</w:t>
      </w:r>
      <w:r w:rsidR="00CC0E33" w:rsidRPr="0045754C">
        <w:rPr>
          <w:rFonts w:cs="Times New Roman"/>
          <w:b/>
          <w:sz w:val="22"/>
        </w:rPr>
        <w:t xml:space="preserve"> (</w:t>
      </w:r>
      <w:r w:rsidR="00AC03B8" w:rsidRPr="0045754C">
        <w:rPr>
          <w:rFonts w:cs="Times New Roman"/>
          <w:b/>
          <w:sz w:val="22"/>
        </w:rPr>
        <w:t xml:space="preserve">семьсот </w:t>
      </w:r>
      <w:r w:rsidR="00FF2081" w:rsidRPr="0045754C">
        <w:rPr>
          <w:rFonts w:cs="Times New Roman"/>
          <w:b/>
          <w:sz w:val="22"/>
        </w:rPr>
        <w:t>двадцать две тысячи шестьсот пятьдесят пять</w:t>
      </w:r>
      <w:r w:rsidR="00CC0E33" w:rsidRPr="0045754C">
        <w:rPr>
          <w:rFonts w:cs="Times New Roman"/>
          <w:b/>
          <w:sz w:val="22"/>
        </w:rPr>
        <w:t xml:space="preserve">) </w:t>
      </w:r>
      <w:r w:rsidRPr="0045754C">
        <w:rPr>
          <w:rFonts w:cs="Times New Roman"/>
          <w:b/>
          <w:sz w:val="22"/>
        </w:rPr>
        <w:t>рубл</w:t>
      </w:r>
      <w:r w:rsidR="004C028C" w:rsidRPr="0045754C">
        <w:rPr>
          <w:rFonts w:cs="Times New Roman"/>
          <w:b/>
          <w:sz w:val="22"/>
        </w:rPr>
        <w:t xml:space="preserve">ей </w:t>
      </w:r>
      <w:r w:rsidR="00FF2081" w:rsidRPr="0045754C">
        <w:rPr>
          <w:rFonts w:cs="Times New Roman"/>
          <w:b/>
          <w:sz w:val="22"/>
        </w:rPr>
        <w:t>82 копейки</w:t>
      </w:r>
      <w:r w:rsidRPr="0045754C">
        <w:rPr>
          <w:rFonts w:cs="Times New Roman"/>
          <w:bCs/>
          <w:sz w:val="22"/>
        </w:rPr>
        <w:t xml:space="preserve">, </w:t>
      </w:r>
      <w:r w:rsidR="00FF2081" w:rsidRPr="0045754C">
        <w:rPr>
          <w:bCs/>
          <w:sz w:val="22"/>
        </w:rPr>
        <w:t xml:space="preserve">в </w:t>
      </w:r>
      <w:proofErr w:type="gramStart"/>
      <w:r w:rsidR="00FF2081" w:rsidRPr="0045754C">
        <w:rPr>
          <w:bCs/>
          <w:sz w:val="22"/>
        </w:rPr>
        <w:t>т.ч.</w:t>
      </w:r>
      <w:proofErr w:type="gramEnd"/>
      <w:r w:rsidR="00FF2081" w:rsidRPr="0045754C">
        <w:rPr>
          <w:bCs/>
          <w:sz w:val="22"/>
        </w:rPr>
        <w:t xml:space="preserve"> НДС </w:t>
      </w:r>
      <w:proofErr w:type="gramStart"/>
      <w:r w:rsidR="00FF2081" w:rsidRPr="0045754C">
        <w:rPr>
          <w:bCs/>
          <w:sz w:val="22"/>
        </w:rPr>
        <w:t>22%-</w:t>
      </w:r>
      <w:r w:rsidR="00FF2081" w:rsidRPr="0045754C">
        <w:rPr>
          <w:sz w:val="22"/>
        </w:rPr>
        <w:t xml:space="preserve"> </w:t>
      </w:r>
      <w:r w:rsidR="00FF2081" w:rsidRPr="0045754C">
        <w:rPr>
          <w:bCs/>
          <w:sz w:val="22"/>
        </w:rPr>
        <w:t>130 314</w:t>
      </w:r>
      <w:proofErr w:type="gramEnd"/>
      <w:r w:rsidR="00FF2081" w:rsidRPr="0045754C">
        <w:rPr>
          <w:bCs/>
          <w:sz w:val="22"/>
        </w:rPr>
        <w:t xml:space="preserve"> (сто тридцать тысяч триста четырнадцать) рублей 98 копеек.</w:t>
      </w:r>
    </w:p>
    <w:p w14:paraId="789D2FB5" w14:textId="40F7622B" w:rsidR="00D73C95" w:rsidRPr="0045754C" w:rsidRDefault="00D73C95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45754C">
        <w:rPr>
          <w:rFonts w:cs="Times New Roman"/>
          <w:bCs/>
          <w:sz w:val="22"/>
        </w:rPr>
        <w:t xml:space="preserve">Срок предоставления доступа к веб-сервису: с </w:t>
      </w:r>
      <w:r w:rsidR="00B72521" w:rsidRPr="0045754C">
        <w:rPr>
          <w:rFonts w:cs="Times New Roman"/>
          <w:bCs/>
          <w:sz w:val="22"/>
        </w:rPr>
        <w:t>01</w:t>
      </w:r>
      <w:r w:rsidRPr="0045754C">
        <w:rPr>
          <w:rFonts w:cs="Times New Roman"/>
          <w:bCs/>
          <w:sz w:val="22"/>
        </w:rPr>
        <w:t>.</w:t>
      </w:r>
      <w:r w:rsidR="00D9352A" w:rsidRPr="0045754C">
        <w:rPr>
          <w:rFonts w:cs="Times New Roman"/>
          <w:bCs/>
          <w:sz w:val="22"/>
        </w:rPr>
        <w:t>0</w:t>
      </w:r>
      <w:r w:rsidR="00B47BF7" w:rsidRPr="0045754C">
        <w:rPr>
          <w:rFonts w:cs="Times New Roman"/>
          <w:bCs/>
          <w:sz w:val="22"/>
        </w:rPr>
        <w:t>5</w:t>
      </w:r>
      <w:r w:rsidRPr="0045754C">
        <w:rPr>
          <w:rFonts w:cs="Times New Roman"/>
          <w:bCs/>
          <w:sz w:val="22"/>
        </w:rPr>
        <w:t>.202</w:t>
      </w:r>
      <w:r w:rsidR="002E2E3A" w:rsidRPr="0045754C">
        <w:rPr>
          <w:rFonts w:cs="Times New Roman"/>
          <w:bCs/>
          <w:sz w:val="22"/>
        </w:rPr>
        <w:t>6</w:t>
      </w:r>
      <w:r w:rsidRPr="0045754C">
        <w:rPr>
          <w:rFonts w:cs="Times New Roman"/>
          <w:bCs/>
          <w:sz w:val="22"/>
        </w:rPr>
        <w:t xml:space="preserve"> г. по </w:t>
      </w:r>
      <w:r w:rsidR="00B47BF7" w:rsidRPr="0045754C">
        <w:rPr>
          <w:rFonts w:cs="Times New Roman"/>
          <w:bCs/>
          <w:sz w:val="22"/>
        </w:rPr>
        <w:t>31.05</w:t>
      </w:r>
      <w:r w:rsidRPr="0045754C">
        <w:rPr>
          <w:rFonts w:cs="Times New Roman"/>
          <w:bCs/>
          <w:sz w:val="22"/>
        </w:rPr>
        <w:t>.202</w:t>
      </w:r>
      <w:r w:rsidR="007312A5" w:rsidRPr="0045754C">
        <w:rPr>
          <w:rFonts w:cs="Times New Roman"/>
          <w:bCs/>
          <w:sz w:val="22"/>
        </w:rPr>
        <w:t>6</w:t>
      </w:r>
      <w:r w:rsidRPr="0045754C">
        <w:rPr>
          <w:rFonts w:cs="Times New Roman"/>
          <w:bCs/>
          <w:sz w:val="22"/>
        </w:rPr>
        <w:t xml:space="preserve"> г.</w:t>
      </w:r>
    </w:p>
    <w:p w14:paraId="6EBC1D16" w14:textId="23AC7F88" w:rsidR="00D73C95" w:rsidRPr="0045754C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45754C">
        <w:rPr>
          <w:rFonts w:cs="Times New Roman"/>
          <w:bCs/>
          <w:sz w:val="22"/>
        </w:rPr>
        <w:t>Исполнитель предоставляет доступ к веб-сервису в срок, указанный в п. 3 настоящей Спецификации.</w:t>
      </w:r>
    </w:p>
    <w:p w14:paraId="636017F8" w14:textId="77777777" w:rsidR="00D3514F" w:rsidRPr="00CC0E33" w:rsidRDefault="00D3514F" w:rsidP="00D3514F">
      <w:pPr>
        <w:tabs>
          <w:tab w:val="left" w:pos="374"/>
        </w:tabs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21"/>
        <w:gridCol w:w="4634"/>
      </w:tblGrid>
      <w:tr w:rsidR="00D3514F" w:rsidRPr="00CC0E33" w14:paraId="3D36C59C" w14:textId="77777777" w:rsidTr="00C310E7">
        <w:trPr>
          <w:trHeight w:val="862"/>
        </w:trPr>
        <w:tc>
          <w:tcPr>
            <w:tcW w:w="4828" w:type="dxa"/>
          </w:tcPr>
          <w:p w14:paraId="78847688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Исполнитель:</w:t>
            </w:r>
          </w:p>
          <w:p w14:paraId="0CC43FC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5FCED529" w14:textId="77777777" w:rsidR="00D3514F" w:rsidRPr="00CC0E33" w:rsidRDefault="00D3514F" w:rsidP="00C310E7">
            <w:pPr>
              <w:adjustRightInd w:val="0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 xml:space="preserve">ООО «АВС Автоматизация» </w:t>
            </w:r>
          </w:p>
        </w:tc>
        <w:tc>
          <w:tcPr>
            <w:tcW w:w="4742" w:type="dxa"/>
          </w:tcPr>
          <w:p w14:paraId="1CD45E0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Заказчик:</w:t>
            </w:r>
          </w:p>
          <w:p w14:paraId="1A2763F2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7431FFFF" w14:textId="6A4095C5" w:rsidR="00D3514F" w:rsidRPr="00CC0E33" w:rsidRDefault="005D1B99" w:rsidP="00C310E7">
            <w:pPr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 </w:t>
            </w:r>
            <w:r w:rsidR="00D3514F" w:rsidRPr="00CC0E33">
              <w:rPr>
                <w:rFonts w:cs="Times New Roman"/>
                <w:b/>
                <w:sz w:val="22"/>
              </w:rPr>
              <w:t xml:space="preserve">ООО ПКО </w:t>
            </w:r>
            <w:r w:rsidR="00614E6A">
              <w:rPr>
                <w:rFonts w:cs="Times New Roman"/>
                <w:b/>
                <w:sz w:val="22"/>
              </w:rPr>
              <w:t>«</w:t>
            </w:r>
            <w:r w:rsidR="00CC0E33" w:rsidRPr="00CC0E33">
              <w:rPr>
                <w:rFonts w:cs="Times New Roman"/>
                <w:b/>
                <w:sz w:val="22"/>
              </w:rPr>
              <w:t>РСВ»</w:t>
            </w:r>
          </w:p>
        </w:tc>
      </w:tr>
      <w:tr w:rsidR="00D3514F" w:rsidRPr="00CC0E33" w14:paraId="16D49709" w14:textId="77777777" w:rsidTr="00C310E7">
        <w:trPr>
          <w:trHeight w:val="1059"/>
        </w:trPr>
        <w:tc>
          <w:tcPr>
            <w:tcW w:w="4828" w:type="dxa"/>
          </w:tcPr>
          <w:p w14:paraId="7947C1C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50E18313" w14:textId="77777777" w:rsidR="00D3514F" w:rsidRPr="00CC0E33" w:rsidRDefault="00D3514F" w:rsidP="00C310E7">
            <w:pPr>
              <w:jc w:val="left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_____________________ / Башин С.В./ </w:t>
            </w:r>
          </w:p>
          <w:p w14:paraId="766E47F1" w14:textId="4614FAFB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  <w:p w14:paraId="7FCAD2CC" w14:textId="77777777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</w:tc>
        <w:tc>
          <w:tcPr>
            <w:tcW w:w="4742" w:type="dxa"/>
          </w:tcPr>
          <w:p w14:paraId="2305CBD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30695743" w14:textId="2DED4248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____________________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Pr="00CC0E33">
              <w:rPr>
                <w:rFonts w:cs="Times New Roman"/>
                <w:bCs/>
                <w:sz w:val="22"/>
              </w:rPr>
              <w:t>/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="00D73C95">
              <w:rPr>
                <w:rFonts w:cs="Times New Roman"/>
                <w:bCs/>
                <w:sz w:val="22"/>
              </w:rPr>
              <w:t>Никифоров Г.В.</w:t>
            </w:r>
            <w:r w:rsidRPr="00CC0E33">
              <w:rPr>
                <w:rFonts w:cs="Times New Roman"/>
                <w:bCs/>
                <w:sz w:val="22"/>
              </w:rPr>
              <w:t>/</w:t>
            </w:r>
          </w:p>
          <w:p w14:paraId="080A8673" w14:textId="77777777" w:rsidR="00D3514F" w:rsidRPr="00CC0E33" w:rsidRDefault="00D3514F" w:rsidP="00E94A07">
            <w:pPr>
              <w:jc w:val="center"/>
              <w:rPr>
                <w:rFonts w:cs="Times New Roman"/>
                <w:bCs/>
                <w:sz w:val="22"/>
              </w:rPr>
            </w:pPr>
          </w:p>
        </w:tc>
      </w:tr>
    </w:tbl>
    <w:p w14:paraId="38E11784" w14:textId="77777777" w:rsidR="00D3514F" w:rsidRPr="00CC0E33" w:rsidRDefault="00D3514F">
      <w:pPr>
        <w:rPr>
          <w:rFonts w:cs="Times New Roman"/>
          <w:sz w:val="22"/>
        </w:rPr>
      </w:pPr>
    </w:p>
    <w:sectPr w:rsidR="00D3514F" w:rsidRPr="00CC0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630"/>
    <w:multiLevelType w:val="hybridMultilevel"/>
    <w:tmpl w:val="0916EA0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D66817"/>
    <w:multiLevelType w:val="hybridMultilevel"/>
    <w:tmpl w:val="89FC0EB6"/>
    <w:lvl w:ilvl="0" w:tplc="B41037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CB506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A488718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286B7CA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260856E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DB4D64C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4D06436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3D4FA7A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DB8DC04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055489">
    <w:abstractNumId w:val="1"/>
  </w:num>
  <w:num w:numId="2" w16cid:durableId="16405724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  <w15:person w15:author="Elena Burzina">
    <w15:presenceInfo w15:providerId="AD" w15:userId="S::elena.burzina@creditexpress.ru::0ded4cfe-2240-4edb-bbc9-993f9cdd07a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F"/>
    <w:rsid w:val="00025C72"/>
    <w:rsid w:val="00032057"/>
    <w:rsid w:val="0003686E"/>
    <w:rsid w:val="00042DCE"/>
    <w:rsid w:val="00044608"/>
    <w:rsid w:val="000B0BE4"/>
    <w:rsid w:val="000B5572"/>
    <w:rsid w:val="000F5832"/>
    <w:rsid w:val="001070C4"/>
    <w:rsid w:val="00145A77"/>
    <w:rsid w:val="001B533E"/>
    <w:rsid w:val="001D1BEC"/>
    <w:rsid w:val="001E1257"/>
    <w:rsid w:val="00206C24"/>
    <w:rsid w:val="00225479"/>
    <w:rsid w:val="00226259"/>
    <w:rsid w:val="00253D6F"/>
    <w:rsid w:val="00270C5C"/>
    <w:rsid w:val="00271C5F"/>
    <w:rsid w:val="00275AB2"/>
    <w:rsid w:val="00276422"/>
    <w:rsid w:val="002A3074"/>
    <w:rsid w:val="002A6EEA"/>
    <w:rsid w:val="002B692D"/>
    <w:rsid w:val="002E2E3A"/>
    <w:rsid w:val="002E5692"/>
    <w:rsid w:val="003407E8"/>
    <w:rsid w:val="003566DB"/>
    <w:rsid w:val="00371899"/>
    <w:rsid w:val="003719E3"/>
    <w:rsid w:val="00373000"/>
    <w:rsid w:val="003A0311"/>
    <w:rsid w:val="003C13C0"/>
    <w:rsid w:val="003E6DAD"/>
    <w:rsid w:val="003F4BF4"/>
    <w:rsid w:val="00422643"/>
    <w:rsid w:val="00443B0F"/>
    <w:rsid w:val="00444E50"/>
    <w:rsid w:val="0045754C"/>
    <w:rsid w:val="0048028D"/>
    <w:rsid w:val="004839F1"/>
    <w:rsid w:val="004B4C85"/>
    <w:rsid w:val="004C028C"/>
    <w:rsid w:val="004E06E3"/>
    <w:rsid w:val="00546635"/>
    <w:rsid w:val="00557366"/>
    <w:rsid w:val="005A6FFA"/>
    <w:rsid w:val="005C0E6E"/>
    <w:rsid w:val="005D1B99"/>
    <w:rsid w:val="005D35E6"/>
    <w:rsid w:val="005E7826"/>
    <w:rsid w:val="006021CE"/>
    <w:rsid w:val="00614E6A"/>
    <w:rsid w:val="00632014"/>
    <w:rsid w:val="0064031A"/>
    <w:rsid w:val="00655A6B"/>
    <w:rsid w:val="006933BB"/>
    <w:rsid w:val="006B429E"/>
    <w:rsid w:val="00706E5B"/>
    <w:rsid w:val="007312A5"/>
    <w:rsid w:val="00772BA5"/>
    <w:rsid w:val="007800CC"/>
    <w:rsid w:val="007937A2"/>
    <w:rsid w:val="007A437B"/>
    <w:rsid w:val="007C08EC"/>
    <w:rsid w:val="007C383D"/>
    <w:rsid w:val="007C3AE0"/>
    <w:rsid w:val="007D5723"/>
    <w:rsid w:val="007F3731"/>
    <w:rsid w:val="00810020"/>
    <w:rsid w:val="008462D3"/>
    <w:rsid w:val="00861683"/>
    <w:rsid w:val="00870421"/>
    <w:rsid w:val="008A49DD"/>
    <w:rsid w:val="00924737"/>
    <w:rsid w:val="009616AC"/>
    <w:rsid w:val="0098784B"/>
    <w:rsid w:val="009A1A1E"/>
    <w:rsid w:val="009A48BE"/>
    <w:rsid w:val="009A5190"/>
    <w:rsid w:val="009A6D45"/>
    <w:rsid w:val="009D717B"/>
    <w:rsid w:val="009E1CE6"/>
    <w:rsid w:val="009F1588"/>
    <w:rsid w:val="009F1873"/>
    <w:rsid w:val="00A25A8E"/>
    <w:rsid w:val="00A51CDD"/>
    <w:rsid w:val="00A82B32"/>
    <w:rsid w:val="00A91BCD"/>
    <w:rsid w:val="00A93A1A"/>
    <w:rsid w:val="00AC03B8"/>
    <w:rsid w:val="00AE4B26"/>
    <w:rsid w:val="00B05060"/>
    <w:rsid w:val="00B172B3"/>
    <w:rsid w:val="00B23BF9"/>
    <w:rsid w:val="00B4038D"/>
    <w:rsid w:val="00B47BF7"/>
    <w:rsid w:val="00B527F2"/>
    <w:rsid w:val="00B72521"/>
    <w:rsid w:val="00B77B68"/>
    <w:rsid w:val="00B81558"/>
    <w:rsid w:val="00BA653E"/>
    <w:rsid w:val="00BD19DB"/>
    <w:rsid w:val="00BE25AB"/>
    <w:rsid w:val="00C4668A"/>
    <w:rsid w:val="00C71513"/>
    <w:rsid w:val="00C77A39"/>
    <w:rsid w:val="00C84F8E"/>
    <w:rsid w:val="00C87719"/>
    <w:rsid w:val="00C94FFC"/>
    <w:rsid w:val="00CB028E"/>
    <w:rsid w:val="00CC0E33"/>
    <w:rsid w:val="00CD2243"/>
    <w:rsid w:val="00CF7D8B"/>
    <w:rsid w:val="00D063D4"/>
    <w:rsid w:val="00D07934"/>
    <w:rsid w:val="00D114FA"/>
    <w:rsid w:val="00D13AC8"/>
    <w:rsid w:val="00D23449"/>
    <w:rsid w:val="00D3514F"/>
    <w:rsid w:val="00D664AA"/>
    <w:rsid w:val="00D73C95"/>
    <w:rsid w:val="00D77D93"/>
    <w:rsid w:val="00D9352A"/>
    <w:rsid w:val="00DD3E9E"/>
    <w:rsid w:val="00DE0CB7"/>
    <w:rsid w:val="00DE3311"/>
    <w:rsid w:val="00DF2E0F"/>
    <w:rsid w:val="00DF6000"/>
    <w:rsid w:val="00E06E2A"/>
    <w:rsid w:val="00E36726"/>
    <w:rsid w:val="00E46575"/>
    <w:rsid w:val="00E84075"/>
    <w:rsid w:val="00E90F71"/>
    <w:rsid w:val="00E94A07"/>
    <w:rsid w:val="00E97CF4"/>
    <w:rsid w:val="00EC0260"/>
    <w:rsid w:val="00EC3344"/>
    <w:rsid w:val="00EF6D8A"/>
    <w:rsid w:val="00F17F01"/>
    <w:rsid w:val="00F22F93"/>
    <w:rsid w:val="00F35D16"/>
    <w:rsid w:val="00F3604F"/>
    <w:rsid w:val="00F55FAD"/>
    <w:rsid w:val="00F84DA3"/>
    <w:rsid w:val="00FB14B5"/>
    <w:rsid w:val="00FC41F9"/>
    <w:rsid w:val="00FD7F97"/>
    <w:rsid w:val="00FF2081"/>
    <w:rsid w:val="00FF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544"/>
  <w15:chartTrackingRefBased/>
  <w15:docId w15:val="{59AE98DE-9613-4E4C-93FA-9F9F6420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4F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3514F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D3514F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D3514F"/>
    <w:rPr>
      <w:rFonts w:ascii="Times New Roman" w:hAnsi="Times New Roman"/>
      <w:kern w:val="0"/>
      <w:sz w:val="20"/>
      <w:szCs w:val="20"/>
      <w14:ligatures w14:val="none"/>
    </w:rPr>
  </w:style>
  <w:style w:type="paragraph" w:styleId="a6">
    <w:name w:val="Revision"/>
    <w:hidden/>
    <w:uiPriority w:val="99"/>
    <w:semiHidden/>
    <w:rsid w:val="006021CE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a7">
    <w:name w:val="annotation subject"/>
    <w:basedOn w:val="a4"/>
    <w:next w:val="a4"/>
    <w:link w:val="a8"/>
    <w:uiPriority w:val="99"/>
    <w:semiHidden/>
    <w:unhideWhenUsed/>
    <w:rsid w:val="00226259"/>
    <w:rPr>
      <w:b/>
      <w:bCs/>
    </w:rPr>
  </w:style>
  <w:style w:type="character" w:customStyle="1" w:styleId="a8">
    <w:name w:val="Тема примечания Знак"/>
    <w:basedOn w:val="a5"/>
    <w:link w:val="a7"/>
    <w:uiPriority w:val="99"/>
    <w:semiHidden/>
    <w:rsid w:val="00226259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9707B-CAD0-4232-A1C2-E2CD0AA96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236</Words>
  <Characters>1791</Characters>
  <Application>Microsoft Office Word</Application>
  <DocSecurity>0</DocSecurity>
  <Lines>37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барин</dc:creator>
  <cp:keywords/>
  <dc:description/>
  <cp:lastModifiedBy>Denis Semenov</cp:lastModifiedBy>
  <cp:revision>4</cp:revision>
  <cp:lastPrinted>2024-10-16T10:50:00Z</cp:lastPrinted>
  <dcterms:created xsi:type="dcterms:W3CDTF">2026-04-30T07:48:00Z</dcterms:created>
  <dcterms:modified xsi:type="dcterms:W3CDTF">2026-05-02T18:00:00Z</dcterms:modified>
</cp:coreProperties>
</file>